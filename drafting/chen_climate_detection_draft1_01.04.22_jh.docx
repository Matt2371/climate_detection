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C4073" w14:textId="17F30E34" w:rsidR="00236E69" w:rsidRDefault="00E30C3F" w:rsidP="00E30C3F">
      <w:pPr>
        <w:pStyle w:val="Title"/>
        <w:jc w:val="center"/>
      </w:pPr>
      <w:commentRangeStart w:id="0"/>
      <w:commentRangeStart w:id="1"/>
      <w:r>
        <w:t xml:space="preserve">Detection </w:t>
      </w:r>
      <w:del w:id="2" w:author="Jon Herman" w:date="2022-03-23T12:28:00Z">
        <w:r w:rsidDel="00837F43">
          <w:delText>of climate</w:delText>
        </w:r>
      </w:del>
      <w:ins w:id="3" w:author="Jon Herman" w:date="2022-03-23T12:28:00Z">
        <w:r w:rsidR="00837F43">
          <w:t>and attribution of significant</w:t>
        </w:r>
      </w:ins>
      <w:r>
        <w:t xml:space="preserve"> change</w:t>
      </w:r>
      <w:del w:id="4" w:author="Jon Herman" w:date="2022-03-23T12:28:00Z">
        <w:r w:rsidDel="00837F43">
          <w:delText xml:space="preserve"> impact</w:delText>
        </w:r>
      </w:del>
      <w:r>
        <w:t xml:space="preserve">s </w:t>
      </w:r>
      <w:ins w:id="5" w:author="Jon Herman" w:date="2022-03-23T12:28:00Z">
        <w:r w:rsidR="00837F43">
          <w:t>i</w:t>
        </w:r>
      </w:ins>
      <w:del w:id="6" w:author="Jon Herman" w:date="2022-03-23T12:28:00Z">
        <w:r w:rsidDel="00837F43">
          <w:delText>o</w:delText>
        </w:r>
      </w:del>
      <w:r>
        <w:t xml:space="preserve">n projected water </w:t>
      </w:r>
      <w:del w:id="7" w:author="Jon Herman" w:date="2022-03-23T12:30:00Z">
        <w:r w:rsidDel="00B165DB">
          <w:delText xml:space="preserve">resource </w:delText>
        </w:r>
      </w:del>
      <w:r>
        <w:t>system performance</w:t>
      </w:r>
      <w:ins w:id="8" w:author="Jon Herman" w:date="2022-03-23T12:28:00Z">
        <w:r w:rsidR="00837F43">
          <w:t xml:space="preserve"> driven by climate and land use</w:t>
        </w:r>
        <w:commentRangeEnd w:id="0"/>
        <w:r w:rsidR="00837F43">
          <w:rPr>
            <w:rStyle w:val="CommentReference"/>
            <w:rFonts w:eastAsiaTheme="minorHAnsi" w:cstheme="minorBidi"/>
            <w:b w:val="0"/>
            <w:spacing w:val="0"/>
            <w:kern w:val="0"/>
          </w:rPr>
          <w:commentReference w:id="0"/>
        </w:r>
      </w:ins>
      <w:commentRangeEnd w:id="1"/>
      <w:ins w:id="9" w:author="Jon Herman" w:date="2022-06-20T11:25:00Z">
        <w:r w:rsidR="00A84072">
          <w:rPr>
            <w:rStyle w:val="CommentReference"/>
            <w:rFonts w:eastAsiaTheme="minorHAnsi" w:cstheme="minorBidi"/>
            <w:b w:val="0"/>
            <w:spacing w:val="0"/>
            <w:kern w:val="0"/>
          </w:rPr>
          <w:commentReference w:id="1"/>
        </w:r>
      </w:ins>
    </w:p>
    <w:p w14:paraId="70DE98C7" w14:textId="3470F2A0" w:rsidR="003F0DA8" w:rsidRPr="003F0DA8" w:rsidRDefault="003F0DA8" w:rsidP="003F0DA8">
      <w:pPr>
        <w:jc w:val="center"/>
      </w:pPr>
      <w:r>
        <w:t>Matthew Chen, Jonathan D. Herman</w:t>
      </w:r>
    </w:p>
    <w:p w14:paraId="694EBD41" w14:textId="4F7F7171" w:rsidR="00E30C3F" w:rsidRDefault="00E30C3F">
      <w:pPr>
        <w:pStyle w:val="Heading1"/>
        <w:numPr>
          <w:ilvl w:val="0"/>
          <w:numId w:val="0"/>
        </w:numPr>
        <w:ind w:left="432" w:hanging="432"/>
        <w:pPrChange w:id="10" w:author="Jon Herman" w:date="2022-03-23T12:53:00Z">
          <w:pPr>
            <w:pStyle w:val="Heading1"/>
          </w:pPr>
        </w:pPrChange>
      </w:pPr>
      <w:commentRangeStart w:id="11"/>
      <w:r>
        <w:t>Abstract</w:t>
      </w:r>
      <w:commentRangeEnd w:id="11"/>
      <w:r w:rsidR="00315487">
        <w:rPr>
          <w:rStyle w:val="CommentReference"/>
          <w:rFonts w:eastAsiaTheme="minorHAnsi" w:cstheme="minorBidi"/>
          <w:b w:val="0"/>
          <w:color w:val="auto"/>
        </w:rPr>
        <w:commentReference w:id="11"/>
      </w:r>
    </w:p>
    <w:p w14:paraId="6FCF1EA4" w14:textId="77777777" w:rsidR="003F0DA8" w:rsidRDefault="003F0DA8" w:rsidP="00E30C3F"/>
    <w:p w14:paraId="74601601" w14:textId="563AD38D" w:rsidR="00E30C3F" w:rsidRDefault="00E30C3F" w:rsidP="00E30C3F">
      <w:pPr>
        <w:rPr>
          <w:ins w:id="12" w:author="Jon Herman" w:date="2022-03-23T12:54:00Z"/>
        </w:rPr>
      </w:pPr>
      <w:r>
        <w:t>Simulation modeling informed by downscaled GCM ensemble predictions coupled with hydrologic modeling is commonly used to gauge future effects of climate change on water resource systems performance. However, climate models are highly uncertain</w:t>
      </w:r>
      <w:r w:rsidR="000318F1">
        <w:t xml:space="preserve"> which is </w:t>
      </w:r>
      <w:r>
        <w:t xml:space="preserve">reflected </w:t>
      </w:r>
      <w:r w:rsidR="000318F1">
        <w:t>by</w:t>
      </w:r>
      <w:r>
        <w:t xml:space="preserve"> significant variability in simulation results. In this study, the performance of </w:t>
      </w:r>
      <w:r w:rsidR="000318F1">
        <w:t xml:space="preserve">flooding and reliability </w:t>
      </w:r>
      <w:r>
        <w:t xml:space="preserve">objectives in the Sacramento-San Joaquin system projected until the year 2100 were tested against the historical period (1951-2000) </w:t>
      </w:r>
      <w:r w:rsidR="000318F1">
        <w:t xml:space="preserve">using non-parametric methods </w:t>
      </w:r>
      <w:r>
        <w:t>to determine when a significant change can be detected. Model scenarios and subsequent significant detections were sorted by different climate and land-use scenarios and by GCM. Two approaches to analyzing significant detections were implemented: first, finding the proportion of the entire ensemble that detected a significant change before 2100 and second, studying the distribution of first detection years of individual scenarios. It was found that the reliability objective was far more likely to exhibit a significant change within the century, whereas detectable change in flood volume occurs after the year 2100. These results can be used to inform water resource planning management decisions, such as in a dynamic policy-tree algorithm.</w:t>
      </w:r>
    </w:p>
    <w:p w14:paraId="29D2ABA7" w14:textId="147334FA" w:rsidR="001E5C5B" w:rsidRDefault="001E5C5B" w:rsidP="00E30C3F">
      <w:ins w:id="13" w:author="Jon Herman" w:date="2022-03-23T12:54:00Z">
        <w:r w:rsidRPr="001E5C5B">
          <w:t xml:space="preserve">Dynamic planning of water infrastructure requires identifying signals for adaptation, including measures of system performance linked to vulnerabilities. However, it remains a challenge to identify whether and when projected changes in performance will become significant relative to natural variability. A further question is whether such detections can be attributed to one or more uncertain drivers. Here we investigate these questions with a combination of large ensemble simulation, non-parametric tests, and variance decomposition, demonstrated for a case study of the </w:t>
        </w:r>
        <w:proofErr w:type="gramStart"/>
        <w:r w:rsidRPr="001E5C5B">
          <w:t>Sacramento-San Joaquin river</w:t>
        </w:r>
        <w:proofErr w:type="gramEnd"/>
        <w:r w:rsidRPr="001E5C5B">
          <w:t xml:space="preserve"> basin, California. The scenario ensemble includes coupled climate and land use change through the end-of-century, evaluated with a multi-reservoir simulation model to determine </w:t>
        </w:r>
        <w:r w:rsidR="00432F4F">
          <w:t xml:space="preserve">changes in </w:t>
        </w:r>
        <w:r w:rsidRPr="001E5C5B">
          <w:t>water supply reliability and flooding metrics</w:t>
        </w:r>
        <w:r w:rsidR="00432F4F">
          <w:t xml:space="preserve"> relative to the historical period (1951-2000)</w:t>
        </w:r>
        <w:r w:rsidRPr="001E5C5B">
          <w:t>. Results show that the reliability metric is far more likely to exhibit a significant change within the century, while changes in flooding are often not detected due to natural variability despite severe events in some scenarios. We find that the variance in detection times is largely attributable to the choice of climate model, rather than the emissions scenario or land use. These findings underscore the importance of analyzing the uncertainty and natural variability involved in identifying signals for adaptation.</w:t>
        </w:r>
      </w:ins>
    </w:p>
    <w:p w14:paraId="672FEC5E" w14:textId="00BB1847" w:rsidR="00E30C3F" w:rsidRDefault="00E30C3F" w:rsidP="00E30C3F">
      <w:pPr>
        <w:rPr>
          <w:ins w:id="14" w:author="Jon Herman" w:date="2022-03-23T12:54:00Z"/>
        </w:rPr>
      </w:pPr>
    </w:p>
    <w:p w14:paraId="249F102B" w14:textId="053C1A31" w:rsidR="001E5C5B" w:rsidRDefault="001E5C5B" w:rsidP="00E30C3F">
      <w:pPr>
        <w:rPr>
          <w:ins w:id="15" w:author="Jon Herman" w:date="2022-03-23T12:54:00Z"/>
        </w:rPr>
      </w:pPr>
    </w:p>
    <w:p w14:paraId="6DC57D3D" w14:textId="4C626E87" w:rsidR="001E5C5B" w:rsidRDefault="001E5C5B" w:rsidP="00E30C3F">
      <w:pPr>
        <w:rPr>
          <w:ins w:id="16" w:author="Jon Herman" w:date="2022-03-23T12:54:00Z"/>
        </w:rPr>
      </w:pPr>
    </w:p>
    <w:p w14:paraId="77371FB6" w14:textId="18C86DD3" w:rsidR="001E5C5B" w:rsidRDefault="001E5C5B" w:rsidP="00E30C3F">
      <w:pPr>
        <w:rPr>
          <w:ins w:id="17" w:author="Jon Herman" w:date="2022-03-23T12:54:00Z"/>
        </w:rPr>
      </w:pPr>
    </w:p>
    <w:p w14:paraId="5C29EFEC" w14:textId="77777777" w:rsidR="001E5C5B" w:rsidRDefault="001E5C5B" w:rsidP="00E30C3F"/>
    <w:p w14:paraId="47896B59" w14:textId="6F6A553A" w:rsidR="00E30C3F" w:rsidRDefault="003F0DA8" w:rsidP="003F0DA8">
      <w:pPr>
        <w:pStyle w:val="Heading1"/>
      </w:pPr>
      <w:commentRangeStart w:id="18"/>
      <w:r>
        <w:t>Introduction</w:t>
      </w:r>
      <w:commentRangeEnd w:id="18"/>
      <w:r w:rsidR="00E34842">
        <w:rPr>
          <w:rStyle w:val="CommentReference"/>
          <w:rFonts w:eastAsiaTheme="minorHAnsi" w:cstheme="minorBidi"/>
          <w:b w:val="0"/>
          <w:color w:val="auto"/>
        </w:rPr>
        <w:commentReference w:id="18"/>
      </w:r>
    </w:p>
    <w:p w14:paraId="5D549126" w14:textId="77777777" w:rsidR="008759AF" w:rsidRPr="008759AF" w:rsidRDefault="008759AF" w:rsidP="008759AF"/>
    <w:p w14:paraId="2520282F" w14:textId="42A10EA7" w:rsidR="003F0DA8" w:rsidRPr="009C56B1" w:rsidRDefault="00826355" w:rsidP="003F0DA8">
      <w:pPr>
        <w:rPr>
          <w:sz w:val="23"/>
          <w:szCs w:val="23"/>
          <w:lang w:val="fr-FR"/>
        </w:rPr>
      </w:pPr>
      <w:r>
        <w:t>Water resources may be the most impacted natural resource by climate change and atmospheric warming</w:t>
      </w:r>
      <w:r w:rsidR="00F914FB">
        <w:t xml:space="preserve"> </w:t>
      </w:r>
      <w:r w:rsidR="00F914FB">
        <w:fldChar w:fldCharType="begin" w:fldLock="1"/>
      </w:r>
      <w:r w:rsidR="00F914FB">
        <w:instrText>ADDIN CSL_CITATION {"citationItems":[{"id":"ITEM-1","itemData":{"DOI":"10.1016/j.jhydrol.2008.05.033","ISSN":"00221694","abstract":"The impact of climate change on the hydrology of the Chute-du-Diable watershed (Quebec, Canada) is studied by comparing statistics on current and projected future discharge resulting from a wide range of climate change scenarios. The use of 10 equally weighted climate projections from a combination of 5 general circulation models (GCMs) and 2 greenhouse gas emission scenarios (GHGES) allows for the definition of an uncertainty envelope of future hydrologic variables. GCM data is downscaled using the change factor approach for 30-year time slices centered around years 2020, 2050 and 2080. To estimate natural variability, synthetic time series are then computed for each horizon and for each climate change scenario, using a stochastic weather generator (30 series of 30 years), and are entered into a hydrology model. Future hydrological regimes are then compared to the control period (1961-1990) using the annual and seasonal mean discharge, peak discharge and timing of peak discharge criteria. Results indicate a 1-14 °C increase in seasonal temperature and a -9 to +55% change in seasonal precipitation. The largest increases in both temperature and precipitation are observed in the winter and spring seasons. The main hydrologic impact observed is a spring flood appearing 1-5 weeks earlier than usual and a modification of its amplitude from -40 to +25%. Most scenarios suggest increases in the winter, spring and fall discharge, whereas summer is expected to see a decrease in discharge. While there is still a large scatter in projected values, the uncertainty analysis projects a better view of the most probable future hydrologic behaviour of the watershed. Of all sources of uncertainty considered in this study, the largest comes from the choice of a GCM. Accordingly, all impact studies based on results from only one GCM should be interpreted with caution. © 2008 Elsevier B.V. All rights reserved.","author":[{"dropping-particle":"","family":"Minville","given":"Marie","non-dropping-particle":"","parse-names":false,"suffix":""},{"dropping-particle":"","family":"Brissette","given":"François","non-dropping-particle":"","parse-names":false,"suffix":""},{"dropping-particle":"","family":"Leconte","given":"Robert","non-dropping-particle":"","parse-names":false,"suffix":""}],"container-title":"Journal of Hydrology","id":"ITEM-1","issue":"1-2","issued":{"date-parts":[["2008"]]},"page":"70-83","title":"Uncertainty of the impact of climate change on the hydrology of a nordic watershed","type":"article-journal","volume":"358"},"uris":["http://www.mendeley.com/documents/?uuid=925a7c0a-72b3-4ec0-b128-988f6e73ab5b"]}],"mendeley":{"formattedCitation":"(Minville et al., 2008)","plainTextFormattedCitation":"(Minville et al., 2008)","previouslyFormattedCitation":"(Minville et al., 2008)"},"properties":{"noteIndex":0},"schema":"https://github.com/citation-style-language/schema/raw/master/csl-citation.json"}</w:instrText>
      </w:r>
      <w:r w:rsidR="00F914FB">
        <w:fldChar w:fldCharType="separate"/>
      </w:r>
      <w:r w:rsidR="00F914FB" w:rsidRPr="00F914FB">
        <w:rPr>
          <w:noProof/>
        </w:rPr>
        <w:t>(Minville et al., 2008)</w:t>
      </w:r>
      <w:r w:rsidR="00F914FB">
        <w:fldChar w:fldCharType="end"/>
      </w:r>
      <w:r w:rsidR="00E55335">
        <w:t xml:space="preserve">. Climate change </w:t>
      </w:r>
      <w:r>
        <w:t>potentially increas</w:t>
      </w:r>
      <w:r w:rsidR="00E55335">
        <w:t>es both</w:t>
      </w:r>
      <w:r>
        <w:t xml:space="preserve"> drought severity and duration and increas</w:t>
      </w:r>
      <w:r w:rsidR="00E55335">
        <w:t>es</w:t>
      </w:r>
      <w:r>
        <w:t xml:space="preserve"> flood risk by altering </w:t>
      </w:r>
      <w:r w:rsidR="00E55335">
        <w:t xml:space="preserve">natural </w:t>
      </w:r>
      <w:r>
        <w:t>hydrologic cycles</w:t>
      </w:r>
      <w:r w:rsidR="00E55335">
        <w:t>.</w:t>
      </w:r>
      <w:r>
        <w:t xml:space="preserve"> The most common physically grounded method of studying such impacts </w:t>
      </w:r>
      <w:r w:rsidR="00E55335">
        <w:t>on the regional scale is</w:t>
      </w:r>
      <w:r>
        <w:t xml:space="preserve"> </w:t>
      </w:r>
      <w:r w:rsidR="000318F1">
        <w:t xml:space="preserve">accomplished </w:t>
      </w:r>
      <w:r>
        <w:t xml:space="preserve">through analyzing global climate model </w:t>
      </w:r>
      <w:r w:rsidR="0087065D">
        <w:t>(GCM) outputs to predict changes in hydrologic variables</w:t>
      </w:r>
      <w:r w:rsidR="00F914FB">
        <w:t xml:space="preserve"> </w:t>
      </w:r>
      <w:r w:rsidR="00F914FB">
        <w:fldChar w:fldCharType="begin" w:fldLock="1"/>
      </w:r>
      <w:r w:rsidR="009C56B1">
        <w:instrText>ADDIN CSL_CITATION {"citationItems":[{"id":"ITEM-1","itemData":{"DOI":"10.1007/s10584-019-02411-y","ISSN":"15731480","abstract":"Climate data obtained from global climate models (GCMs) form the basis of most studies of regional climate change and its impacts. Using the northeastern U.S. as a test case, we develop a framework to systematically sub-select reliable models for use in climate change studies in the region. Model performance over the historical period is evaluated first for a wide variety of standard and process metrics including large-scale atmospheric circulation features that drive regional climate variability. The inclusion of process-based metrics allows identification of credible models in capturing key processes relevant for the climate of the northeastern U.S. Model performance is then used in conjunction with the assessment of redundancy in model projections, especially in summer precipitation, to eliminate models that have better performing counterparts. Finally, we retain some mixed-performing models to maintain the range of climate model uncertainty, required by the fact that model biases are not strongly related to their respective projections. This framework leads to the retention of 16 of 36 CMIP5 GCMs that (a) have a satisfactory historical performance for a variety of metrics and (b) provide diverse climate projections consistent with uncertainties in the multi-model ensemble (MME). Overall, the models show significant variations in their performance across metrics and seasons with none emerging as the best model in all metrics. The retained set reduces the number of models by more than one half, easing the computational burden of using the entire CMIP5 MME, while still maintaining a wide range of projections for risk assessment. The retention of some mixed-performing models to maintain ensemble uncertainty suggests a potential to narrow the ranges in temperature and precipitation. But any further refinement should be based on a more detailed analysis of models in capturing regional climate variability and extremes to avoid providing overconfident projections.","author":[{"dropping-particle":"V.","family":"Karmalkar","given":"Ambarish","non-dropping-particle":"","parse-names":false,"suffix":""},{"dropping-particle":"","family":"Thibeault","given":"Jeanne M.","non-dropping-particle":"","parse-names":false,"suffix":""},{"dropping-particle":"","family":"Bryan","given":"Alexander M.","non-dropping-particle":"","parse-names":false,"suffix":""},{"dropping-particle":"","family":"Seth","given":"Anji","non-dropping-particle":"","parse-names":false,"suffix":""}],"container-title":"Climatic Change","id":"ITEM-1","issue":"3-4","issued":{"date-parts":[["2019"]]},"page":"367-386","publisher":"Climatic Change","title":"Identifying credible and diverse GCMs for regional climate change studies—case study: Northeastern United States","type":"article-journal","volume":"154"},"uris":["http://www.mendeley.com/documents/?uuid=559847a1-ccc9-403d-9217-3a9cbc225f76"]}],"mendeley":{"formattedCitation":"(Karmalkar et al., 2019)","plainTextFormattedCitation":"(Karmalkar et al., 2019)","previouslyFormattedCitation":"(Karmalkar et al., 2019)"},"properties":{"noteIndex":0},"schema":"https://github.com/citation-style-language/schema/raw/master/csl-citation.json"}</w:instrText>
      </w:r>
      <w:r w:rsidR="00F914FB">
        <w:fldChar w:fldCharType="separate"/>
      </w:r>
      <w:r w:rsidR="00F914FB" w:rsidRPr="00F914FB">
        <w:rPr>
          <w:noProof/>
        </w:rPr>
        <w:t>(Karmalkar et al., 2019)</w:t>
      </w:r>
      <w:r w:rsidR="00F914FB">
        <w:fldChar w:fldCharType="end"/>
      </w:r>
      <w:r w:rsidR="0087065D">
        <w:t>. However, these methods suffer from “deep uncertainty</w:t>
      </w:r>
      <w:r w:rsidR="000318F1">
        <w:t>,</w:t>
      </w:r>
      <w:r w:rsidR="0087065D">
        <w:t xml:space="preserve">” where </w:t>
      </w:r>
      <w:r w:rsidR="00D11C21">
        <w:t xml:space="preserve">many sources of </w:t>
      </w:r>
      <w:r w:rsidR="0087065D">
        <w:t xml:space="preserve">uncertainties can propagate through modeling efforts at multiple levels including </w:t>
      </w:r>
      <w:r w:rsidR="00E55335">
        <w:t xml:space="preserve">but not limited to </w:t>
      </w:r>
      <w:r w:rsidR="0087065D">
        <w:t xml:space="preserve">the </w:t>
      </w:r>
      <w:r w:rsidR="00D11C21">
        <w:t>GCM</w:t>
      </w:r>
      <w:r w:rsidR="000318F1">
        <w:t xml:space="preserve">, </w:t>
      </w:r>
      <w:r w:rsidR="00D11C21">
        <w:t>GCM downscaling</w:t>
      </w:r>
      <w:r w:rsidR="0087065D">
        <w:t xml:space="preserve">, </w:t>
      </w:r>
      <w:r w:rsidR="00D11C21">
        <w:t>greenhouse gas emissions scenario,</w:t>
      </w:r>
      <w:r w:rsidR="00E55335">
        <w:t xml:space="preserve"> and </w:t>
      </w:r>
      <w:r w:rsidR="00CB6820">
        <w:t xml:space="preserve">natural </w:t>
      </w:r>
      <w:r w:rsidR="00D11C21">
        <w:t>variability</w:t>
      </w:r>
      <w:r w:rsidR="00E55335">
        <w:t xml:space="preserve"> </w:t>
      </w:r>
      <w:r w:rsidR="009C56B1">
        <w:fldChar w:fldCharType="begin" w:fldLock="1"/>
      </w:r>
      <w:r w:rsidR="009C56B1">
        <w:instrText>ADDIN CSL_CITATION {"citationItems":[{"id":"ITEM-1","itemData":{"DOI":"10.1016/j.jhydrol.2011.02.020","ISSN":"00221694","abstract":"Uncertainty estimation of climate change impacts has been given a lot of attention in the recent literature. It is generally assumed that the major sources of uncertainty are linked to General Circulation Models (GCMs) and Greenhouse Gases Emissions Scenarios (GGES). However, other sources of uncertainty such as the choice of a downscaling method have been given less attention. This paper focuses on this issue by comparing six downscaling methods to investigate the uncertainties in quantifying the impacts of climate change on the hydrology of a Canadian (Quebec province) river basin. The downscaling methods regroup dynamical and statistical approaches, including the change factor method and a weather generator-based approach. Future (2070-2099, 2085 horizon) hydrological regimes simulated with a hydrological model are compared to the reference period (1970-1999) using the average hydrograph, annual mean discharge, peak discharge and time to peak discharge as criteria. The results show that all downscaling methods suggest temperature increases over the basin for the 2085 horizon. The regression-based statistical methods predict a larger increase in autumn and winter temperatures. Predicted changes in precipitation are not as unequivocal as those of temperatures, they vary depending on the downscaling methods and seasons. There is a general increase in winter discharge (November-April) while decreases in summer discharge are predicted by most methods. Consistently with the large predicted increases in autumn and winter temperature, regression-based statistical methods show severe increases in winter flows and considerable reductions in peak discharge. Across all variables, a large uncertainty envelope was found to be associated with the choice of a downscaling method. This envelope was compared to the envelope originating from the choice of 28 climate change projections from a combination of seven GCMs and three GGES. Both uncertainty envelopes were similar, although the latter was slightly larger. The regression-based statistical downscaling methods contributed significantly to the uncertainty envelope. Overall, results indicate that climate change impact studies based on only one downscaling method should be interpreted with caution. © 2011 Elsevier B.V.","author":[{"dropping-particle":"","family":"Chen","given":"Jie","non-dropping-particle":"","parse-names":false,"suffix":""},{"dropping-particle":"","family":"Brissette","given":"François P.","non-dropping-particle":"","parse-names":false,"suffix":""},{"dropping-particle":"","family":"Leconte","given":"Robert","non-dropping-particle":"","parse-names":false,"suffix":""}],"container-title":"Journal of Hydrology","id":"ITEM-1","issue":"3-4","issued":{"date-parts":[["2011"]]},"page":"190-202","publisher":"Elsevier B.V.","title":"Uncertainty of downscaling method in quantifying the impact of climate change on hydrology","type":"article-journal","volume":"401"},"uris":["http://www.mendeley.com/documents/?uuid=529bb076-0700-4d11-80a2-3cf4c43f4840"]},{"id":"ITEM-2","itemData":{"DOI":"10.1007/s004770000050","ISSN":"14363240","abstract":"The variability of rainfall is a key component determining how the continental surfaces react to the atmospheric forcing. When studying the impact of climatic fluctuations onto the water resources, it is thus of paramount importance to evaluate to which extent the atmospheric models used in this kind of studies are able to reproduce the variability of the rain process, both in space and time. First among these are the general circulation models (GCM) with coarse resolution, which has two consequences: (i) a simplified parametrisation of convection; (ii) a scale of representation of rainfields which is not adequate when it comes to use them as inputs to hydrologic models. Since linking GCM's and regional hydrologic models is the corner stone of impact studies, it is necessary to analyse the consequences of this gap in scales and to find ways of bridging it. As a preliminary step in that direction, a comparative analysis of the observed and of the GCM rainfall variabilities is carried out for a tropical semi-arid zone of West Africa displaying a high sensitivity to climatic fluctuations. Over tropical regions the GCM used here (LMD-6) has a space resolution of 1.6° in latitude and of 3.75° in longitude. The comparative study shows that the errors of the GCM rainfall outputs may be traced down to two fundamental shortcomings: (i) a wrong seasonal cycle, probably linked to problems in representing the large scale circulation; (ii) an unrealistic.","author":[{"dropping-particle":"","family":"Lebel","given":"T.","non-dropping-particle":"","parse-names":false,"suffix":""},{"dropping-particle":"","family":"Barbé","given":"L.","non-dropping-particle":"Le","parse-names":false,"suffix":""},{"dropping-particle":"","family":"Delclaux","given":"F.","non-dropping-particle":"","parse-names":false,"suffix":""},{"dropping-particle":"","family":"Polcher","given":"J.","non-dropping-particle":"","parse-names":false,"suffix":""}],"container-title":"Stochastic Environmental Research and Risk Assessment","id":"ITEM-2","issue":"4-5","issued":{"date-parts":[["2000"]]},"page":"275-295","title":"From GCM scales to hydrological scales: Rainfall variability in West Africa","type":"article-journal","volume":"14"},"uris":["http://www.mendeley.com/documents/?uuid=1133e892-05c7-43ef-b603-b0d04d8b0263"]},{"id":"ITEM-3","itemData":{"DOI":"10.1016/j.jhydrol.2008.05.033","ISSN":"00221694","abstract":"The impact of climate change on the hydrology of the Chute-du-Diable watershed (Quebec, Canada) is studied by comparing statistics on current and projected future discharge resulting from a wide range of climate change scenarios. The use of 10 equally weighted climate projections from a combination of 5 general circulation models (GCMs) and 2 greenhouse gas emission scenarios (GHGES) allows for the definition of an uncertainty envelope of future hydrologic variables. GCM data is downscaled using the change factor approach for 30-year time slices centered around years 2020, 2050 and 2080. To estimate natural variability, synthetic time series are then computed for each horizon and for each climate change scenario, using a stochastic weather generator (30 series of 30 years), and are entered into a hydrology model. Future hydrological regimes are then compared to the control period (1961-1990) using the annual and seasonal mean discharge, peak discharge and timing of peak discharge criteria. Results indicate a 1-14 °C increase in seasonal temperature and a -9 to +55% change in seasonal precipitation. The largest increases in both temperature and precipitation are observed in the winter and spring seasons. The main hydrologic impact observed is a spring flood appearing 1-5 weeks earlier than usual and a modification of its amplitude from -40 to +25%. Most scenarios suggest increases in the winter, spring and fall discharge, whereas summer is expected to see a decrease in discharge. While there is still a large scatter in projected values, the uncertainty analysis projects a better view of the most probable future hydrologic behaviour of the watershed. Of all sources of uncertainty considered in this study, the largest comes from the choice of a GCM. Accordingly, all impact studies based on results from only one GCM should be interpreted with caution. © 2008 Elsevier B.V. All rights reserved.","author":[{"dropping-particle":"","family":"Minville","given":"Marie","non-dropping-particle":"","parse-names":false,"suffix":""},{"dropping-particle":"","family":"Brissette","given":"François","non-dropping-particle":"","parse-names":false,"suffix":""},{"dropping-particle":"","family":"Leconte","given":"Robert","non-dropping-particle":"","parse-names":false,"suffix":""}],"container-title":"Journal of Hydrology","id":"ITEM-3","issue":"1-2","issued":{"date-parts":[["2008"]]},"page":"70-83","title":"Uncertainty of the impact of climate change on the hydrology of a nordic watershed","type":"article-journal","volume":"358"},"uris":["http://www.mendeley.com/documents/?uuid=c44315da-ca4b-4493-a93f-0b08ad690d08"]},{"id":"ITEM-4","itemData":{"DOI":"10.1016/j.jhydrol.2017.11.004","ISSN":"00221694","abstract":"Uncertainty estimation of climate change impacts on hydrology has received much attention in the research community. The choice of a global climate model (GCM) is usually considered as the largest contributor to the uncertainty of climate change impacts. The temporal variation of GCM uncertainty needs to be investigated for making long-term decisions to deal with climate change. Accordingly, this study investigated the temporal variation (mainly long-term) of uncertainty related to the choice of a GCM in predicting climate change impacts on hydrology by using multi-GCMs over multiple continuous future periods. Specifically, twenty CMIP5 GCMs under RCP4.5 and RCP8.5 emission scenarios were adapted to adequately represent this uncertainty envelope, fifty-one 30-year future periods moving from 2021 to 2100 with 1-year interval were produced to express the temporal variation. Future climatic and hydrological regimes over all future periods were compared to those in the reference period (1971–2000) using a set of metrics, including mean and extremes. The periodicity of climatic and hydrological changes and their uncertainty were analyzed using wavelet analysis, while the trend was analyzed using Mann-Kendall trend test and regression analysis. The results showed that both future climate change (precipitation and temperature) and hydrological response predicted by the twenty GCMs were highly uncertain, and the uncertainty increased significantly over time. For example, the change of mean annual precipitation increased from 1.4% in 2021–2050 to 6.5% in 2071–2100 for RCP4.5 in terms of the median value of multi-models, but the projected uncertainty reached 21.7% in 2021–2050 and 25.1% in 2071–2100 for RCP4.5. The uncertainty under a high emission scenario (RCP8.5) was much larger than that under a relatively low emission scenario (RCP4.5). Almost all climatic and hydrological regimes and their uncertainty did not show significant periodicity at the P =.05 significance level, but their temporal variation could be well modeled by using the fourth-order polynomial. Overall, this study further emphasized the importance of using multiple GCMs for studying climate change impacts on hydrology. Furthermore, the temporal variation of uncertainty sourced from GCMs should be given more attention.","author":[{"dropping-particle":"","family":"Shen","given":"Mingxi","non-dropping-particle":"","parse-names":false,"suffix":""},{"dropping-particle":"","family":"Chen","given":"Jie","non-dropping-particle":"","parse-names":false,"suffix":""},{"dropping-particle":"","family":"Zhuan","given":"Meijia","non-dropping-particle":"","parse-names":false,"suffix":""},{"dropping-particle":"","family":"Chen","given":"Hua","non-dropping-particle":"","parse-names":false,"suffix":""},{"dropping-particle":"","family":"Xu","given":"Chong Yu","non-dropping-particle":"","parse-names":false,"suffix":""},{"dropping-particle":"","family":"Xiong","given":"Lihua","non-dropping-particle":"","parse-names":false,"suffix":""}],"container-title":"Journal of Hydrology","id":"ITEM-4","issued":{"date-parts":[["2018"]]},"page":"10-24","publisher":"Elsevier B.V.","title":"Estimating uncertainty and its temporal variation related to global climate models in quantifying climate change impacts on hydrology","type":"article-journal","volume":"556"},"uris":["http://www.mendeley.com/documents/?uuid=2a890085-6b81-4fbf-b929-8e20b38cffbf"]},{"id":"ITEM-5","itemData":{"DOI":"10.1016/j.scitotenv.2017.01.202","ISSN":"18791026","PMID":"28162759","abstract":"Along with socioeconomic developments, and population increase, natural disasters around the world have recently increased the awareness of harmful impacts they cause. Among natural disasters, drought is of great interest to scientists due to the extraordinary diversity of their severity and duration. Motivated by the development of a potential approach to investigate future possible droughts in a probabilistic framework based on climate change projections, a methodology to consider thirteen future climate projections based on four emission scenarios to characterize droughts is presented. The proposed approach uses a regional climate model coupled with a physically-based hydrology model (Watershed Environmental Hydrology Hydro-Climate Model; WEHY-HCM) to generate thirteen equally likely future water supply projections. The water supply projections were compared to the current water demand for the detection of drought events and estimation of drought properties. The procedure was applied to Shasta Dam watershed to analyze drought conditions at the watershed outlet, Shasta Dam. The results suggest an increasing water scarcity at Shasta Dam with more severe and longer future drought events in some future scenarios. An important advantage of the proposed approach to the probabilistic analysis of future droughts is that it provides the drought properties of the 100-year and 200-year return periods without resorting to any extrapolation of the frequency curve.","author":[{"dropping-particle":"","family":"Trinh","given":"T.","non-dropping-particle":</w:instrText>
      </w:r>
      <w:r w:rsidR="009C56B1" w:rsidRPr="000318F1">
        <w:rPr>
          <w:lang w:val="fr-FR"/>
        </w:rPr>
        <w:instrText>"","parse-names":false,"suffix":""},{"dropping-particle":"","family":"Ishida","given":"K.","non-dropping-particle":"","parse-names":false,"suffix":""},{"dropping-particle":"","family":"Kavvas","given":"M. L.","non-dropping-particle":"","parse-names":false,"suffix":""},{"dropping-particle":"","family":"Ercan","given":"A.","non-dropping-particle":"","parse-names":false,"suffix":""},{"dropping-particle":"","family":"Carr","given":"K.","non-dropping-particle":"","parse-names":false,"suffix":""}],"container-title":"Science of the Total Environment","id":"ITEM-5","issued":{"date-parts":[["2017"]]},"page":"197-205","publisher":"Elsevier B.V.","title":"Assessment of 21st century drought conditions at Shasta Dam based on dynamically projected water supply conditions by a regional climate model coupled with a physically-based hydrology model","type":"article-journal","volume":"586"},"uris":["http://www.mendeley.com/documents/?uuid=73114537-b4c2-4532-9e06-56bcfd06a09d"]}],"mendeley":{"formattedCitation":"(Chen et al., 2011; Lebel et al., 2000; Minville et al., 2008; Shen et al., 2018; Trinh et al., 2017)","plainTextFormattedCitation":"(Chen et al., 2011; Lebel et al., 2000; Minville et al., 2008; Shen et al., 2018; Trinh et al., 2017)","previouslyFormattedCitation":"(Chen et al., 2011; Lebel et al., 2000; Minville et al., 2008; Shen et al., 2018; Trinh et al., 2017)"},"properties":{"noteIndex":0},"schema":"https://github.com/citation-style-language/schema/raw/master/csl-citation.json"}</w:instrText>
      </w:r>
      <w:r w:rsidR="009C56B1">
        <w:fldChar w:fldCharType="separate"/>
      </w:r>
      <w:r w:rsidR="009C56B1" w:rsidRPr="009C56B1">
        <w:rPr>
          <w:noProof/>
          <w:lang w:val="fr-FR"/>
        </w:rPr>
        <w:t>(Chen et al., 2011; Lebel et al., 2000; Minville et al., 2008; Shen et al., 2018; Trinh et al., 2017)</w:t>
      </w:r>
      <w:r w:rsidR="009C56B1">
        <w:fldChar w:fldCharType="end"/>
      </w:r>
      <w:r w:rsidR="009C56B1">
        <w:rPr>
          <w:szCs w:val="24"/>
          <w:lang w:val="fr-FR"/>
        </w:rPr>
        <w:t>.</w:t>
      </w:r>
    </w:p>
    <w:p w14:paraId="1128788D" w14:textId="1B24FDF9" w:rsidR="006C2B23" w:rsidRDefault="00695238" w:rsidP="003F0DA8">
      <w:pPr>
        <w:rPr>
          <w:szCs w:val="24"/>
        </w:rPr>
      </w:pPr>
      <w:r>
        <w:rPr>
          <w:szCs w:val="24"/>
        </w:rPr>
        <w:t>Given the nature of such uncertainty</w:t>
      </w:r>
      <w:r w:rsidR="00D870F7" w:rsidRPr="00695238">
        <w:rPr>
          <w:szCs w:val="24"/>
        </w:rPr>
        <w:t xml:space="preserve">, studies have attempted to statistically detect and characterize long term trends </w:t>
      </w:r>
      <w:r>
        <w:rPr>
          <w:szCs w:val="24"/>
        </w:rPr>
        <w:t>in GCM-grounded results to gauge possible climate change impacts</w:t>
      </w:r>
      <w:r w:rsidR="00F20A9A">
        <w:rPr>
          <w:szCs w:val="24"/>
        </w:rPr>
        <w:t xml:space="preserve"> on hydrologic variables</w:t>
      </w:r>
      <w:r w:rsidR="006C2B23">
        <w:rPr>
          <w:szCs w:val="24"/>
        </w:rPr>
        <w:t xml:space="preserve">. For example, </w:t>
      </w:r>
      <w:r w:rsidR="009C56B1">
        <w:rPr>
          <w:szCs w:val="24"/>
        </w:rPr>
        <w:fldChar w:fldCharType="begin" w:fldLock="1"/>
      </w:r>
      <w:r w:rsidR="009C56B1">
        <w:rPr>
          <w:szCs w:val="24"/>
        </w:rPr>
        <w:instrText>ADDIN CSL_CITATION {"citationItems":[{"id":"ITEM-1","itemData":{"DOI":"10.1023/B:WARM.0000049142.95583.98","ISSN":"09204741","abstract":"The plausible association between climate change and the variability of water resources in the Tarim River basin, west China is investigated in this study. The long-term trend of the hydrological time series including temperature, precipitation, and streamflow are detected by using both parametric and nonparametric techniques. The possible association between the El Niño/Southern Oscillation (ENSO) and these three kinds of time series are tested. This study enhances the knowledge of the climate change impact on water resources in the Tarim River basin. The conclusion obtained in this investigation shows that the temperature experienced a significant monotonic increase at the 5% level of significance during the past 50 yr, and precipitation also exhibited an upward tendency during the past several decades. A significant jump is also detected for both time series around 1986. This may be resulted from the possible impact of climate change, although the interior climate mechanism needs further investigation. Although precipitation and the streamflow from the headwater of the Tarim River exhibited significant increase, decreasing trend has been detected in the streamflow along the mainstream of the river. It implies that anthropogenic activities instead of the climate change dominated the streamflow cessation and the drying-up of the river. Results also showed that no significant association exists between the ENSO and the temperature, precipitation and streamflow in the study area. This conclusion shows that the water curtailment, river desiccation, and ecosystem deterioration in the Tarim River basin may be mainly resulted from the impact of human activities. © 2004 Kluwer Academic Publishers.","author":[{"dropping-particle":"","family":"Xu","given":"Zong Xue","non-dropping-particle":"","parse-names":false,"suffix":""},{"dropping-particle":"","family":"Chen","given":"Y. N.","non-dropping-particle":"","parse-names":false,"suffix":""},{"dropping-particle":"","family":"Li","given":"J. Y.","non-dropping-particle":"","parse-names":false,"suffix":""}],"container-title":"Water Resources Management","id":"ITEM-1","issue":"5","issued":{"date-parts":[["2004"]]},"page":"439-458","title":"Impact of climate change on water resources in the Tarim River basin","type":"article-journal","volume":"18"},"uris":["http://www.mendeley.com/documents/?uuid=5bfc2059-6400-4cec-b4ca-f4c17196e1aa"]},{"id":"ITEM-2","itemData":{"DOI":"10.5194/hessd-3-3183-2006","ISSN":"1812-2108","abstract":"In the threshold of the appearance of global warming from theory to reality, extensive research has focused on predicting the impact of potential climate change on water resources using results from Global Circulation Models (GCMs). This research carries this further by statistical analyses of long term meteorological and hydrological data. Seventy years of historical trends in precipitation, temperature, and streamflows in the Great Lakes of North America are developed using long term regression analyses and Mann-Kendall statistics. The results generated by the two statistical procedures are in agreement and demonstrate that many of these variables are experiencing statistically significant increases over a seven-decade period. The trend lines of streamflows in the three rivers of St. Clair, Niagara and St. Lawrence, and precipitation levels over four of the five Great Lakes, show statistically significant increases in flows and precipitation. Further, precipitation rates as predicted using fitted regression lines are compared with scenarios from GCMs and demonstrate similar forecast predictions for Lake Superior. Trend projections from historical data are higher than GCM predictions for Lakes Michigan/Huron. Significant variability in predictions, as developed from alternative GCMs, is noted.","author":[{"dropping-particle":"","family":"Mcbean","given":"E","non-dropping-particle":"","parse-names":false,"suffix":""},{"dropping-particle":"","family":"Motiee","given":"H","non-dropping-particle":"","parse-names":false,"suffix":""}],"container-title":"Hydrology and Earth System Sciences Discussions","id":"ITEM-2","issue":"5","issued":{"date-parts":[["2006"]]},"page":"3183-3209","title":"Assessment of impacts of climate change on water resources – a case study of the Great Lakes of North America","type":"article-journal","volume":"3"},"uris":["http://www.mendeley.com/documents/?uuid=665343ea-6ac6-449f-8405-0fc8419f1829"]}],"mendeley":{"formattedCitation":"(Mcbean &amp; Motiee, 2006; Xu et al., 2004)","plainTextFormattedCitation":"(Mcbean &amp; Motiee, 2006; Xu et al., 2004)","previouslyFormattedCitation":"(Mcbean &amp; Motiee, 2006; Xu et al., 2004)"},"properties":{"noteIndex":0},"schema":"https://github.com/citation-style-language/schema/raw/master/csl-citation.json"}</w:instrText>
      </w:r>
      <w:r w:rsidR="009C56B1">
        <w:rPr>
          <w:szCs w:val="24"/>
        </w:rPr>
        <w:fldChar w:fldCharType="separate"/>
      </w:r>
      <w:r w:rsidR="009C56B1" w:rsidRPr="009C56B1">
        <w:rPr>
          <w:noProof/>
          <w:szCs w:val="24"/>
        </w:rPr>
        <w:t>(Mcbean &amp; Motiee, 2006; Xu et al., 2004)</w:t>
      </w:r>
      <w:r w:rsidR="009C56B1">
        <w:rPr>
          <w:szCs w:val="24"/>
        </w:rPr>
        <w:fldChar w:fldCharType="end"/>
      </w:r>
      <w:r w:rsidR="009C56B1">
        <w:rPr>
          <w:szCs w:val="24"/>
        </w:rPr>
        <w:t xml:space="preserve"> </w:t>
      </w:r>
      <w:r w:rsidR="000D5AD8">
        <w:rPr>
          <w:szCs w:val="24"/>
        </w:rPr>
        <w:t xml:space="preserve">have identified possible long-term climate change </w:t>
      </w:r>
      <w:r w:rsidR="000318F1">
        <w:rPr>
          <w:szCs w:val="24"/>
        </w:rPr>
        <w:t>driven trends</w:t>
      </w:r>
      <w:r w:rsidR="000D5AD8">
        <w:rPr>
          <w:szCs w:val="24"/>
        </w:rPr>
        <w:t xml:space="preserve"> applying</w:t>
      </w:r>
      <w:r w:rsidR="006C2B23">
        <w:rPr>
          <w:szCs w:val="24"/>
        </w:rPr>
        <w:t xml:space="preserve"> </w:t>
      </w:r>
      <w:r w:rsidR="000D5AD8">
        <w:rPr>
          <w:szCs w:val="24"/>
        </w:rPr>
        <w:t>the nonparametric Mann-Kendall test</w:t>
      </w:r>
      <w:r w:rsidR="006C2B23">
        <w:rPr>
          <w:szCs w:val="24"/>
        </w:rPr>
        <w:t xml:space="preserve"> to the </w:t>
      </w:r>
      <w:proofErr w:type="spellStart"/>
      <w:r w:rsidR="006C2B23">
        <w:rPr>
          <w:szCs w:val="24"/>
        </w:rPr>
        <w:t>Tarim</w:t>
      </w:r>
      <w:proofErr w:type="spellEnd"/>
      <w:r w:rsidR="006C2B23">
        <w:rPr>
          <w:szCs w:val="24"/>
        </w:rPr>
        <w:t xml:space="preserve"> River basin in China and the Great Lakes in the United States, </w:t>
      </w:r>
      <w:r w:rsidR="00D107AA">
        <w:rPr>
          <w:szCs w:val="24"/>
        </w:rPr>
        <w:t>respectively</w:t>
      </w:r>
      <w:r w:rsidR="000D5AD8">
        <w:rPr>
          <w:szCs w:val="24"/>
        </w:rPr>
        <w:t xml:space="preserve">. </w:t>
      </w:r>
    </w:p>
    <w:p w14:paraId="79FDEDE7" w14:textId="217CD13F" w:rsidR="003F0DA8" w:rsidRPr="00695238" w:rsidRDefault="000318F1" w:rsidP="003F0DA8">
      <w:pPr>
        <w:rPr>
          <w:szCs w:val="24"/>
        </w:rPr>
      </w:pPr>
      <w:r>
        <w:rPr>
          <w:szCs w:val="24"/>
        </w:rPr>
        <w:t>Similarly, this</w:t>
      </w:r>
      <w:r w:rsidR="00D107AA">
        <w:rPr>
          <w:szCs w:val="24"/>
        </w:rPr>
        <w:t xml:space="preserve"> study</w:t>
      </w:r>
      <w:r w:rsidR="008759AF">
        <w:rPr>
          <w:szCs w:val="24"/>
        </w:rPr>
        <w:t xml:space="preserve"> seeks to detect climate change impacts through </w:t>
      </w:r>
      <w:r w:rsidR="00A81014">
        <w:rPr>
          <w:szCs w:val="24"/>
        </w:rPr>
        <w:t>statistical</w:t>
      </w:r>
      <w:r w:rsidR="008759AF">
        <w:rPr>
          <w:szCs w:val="24"/>
        </w:rPr>
        <w:t xml:space="preserve"> testing and aims</w:t>
      </w:r>
      <w:r w:rsidR="000D5AD8">
        <w:rPr>
          <w:szCs w:val="24"/>
        </w:rPr>
        <w:t xml:space="preserve"> to study</w:t>
      </w:r>
      <w:r>
        <w:rPr>
          <w:szCs w:val="24"/>
        </w:rPr>
        <w:t xml:space="preserve"> </w:t>
      </w:r>
      <w:r w:rsidR="000D5AD8">
        <w:rPr>
          <w:szCs w:val="24"/>
        </w:rPr>
        <w:t xml:space="preserve">patterns in the temporal </w:t>
      </w:r>
      <w:r>
        <w:rPr>
          <w:szCs w:val="24"/>
        </w:rPr>
        <w:t>distribution</w:t>
      </w:r>
      <w:r w:rsidR="008759AF">
        <w:rPr>
          <w:szCs w:val="24"/>
        </w:rPr>
        <w:t xml:space="preserve"> of when detections occur. Instead of studying long-term trends, rolling windows of 30 years were </w:t>
      </w:r>
      <w:r w:rsidR="00A81014">
        <w:rPr>
          <w:szCs w:val="24"/>
        </w:rPr>
        <w:t xml:space="preserve">repeatedly </w:t>
      </w:r>
      <w:r w:rsidR="008759AF">
        <w:rPr>
          <w:szCs w:val="24"/>
        </w:rPr>
        <w:t>tested against the historical baseline</w:t>
      </w:r>
      <w:r w:rsidR="00F914FB">
        <w:rPr>
          <w:szCs w:val="24"/>
        </w:rPr>
        <w:t xml:space="preserve"> to obtain a year-by-year analysis</w:t>
      </w:r>
      <w:r w:rsidR="00A81014">
        <w:rPr>
          <w:szCs w:val="24"/>
        </w:rPr>
        <w:t>. Furthermore, testing is conducted on system performance objectives (flood volume, reliability) rather than raw hydrologic variables such as precipitation, temperature, and streamflow</w:t>
      </w:r>
      <w:r w:rsidR="00F914FB">
        <w:rPr>
          <w:szCs w:val="24"/>
        </w:rPr>
        <w:t xml:space="preserve"> to characterize climate impacts on water resources planning and management.</w:t>
      </w:r>
      <w:r w:rsidR="00F20A9A">
        <w:rPr>
          <w:szCs w:val="24"/>
        </w:rPr>
        <w:t xml:space="preserve"> </w:t>
      </w:r>
    </w:p>
    <w:p w14:paraId="1DEB0BE0" w14:textId="6036CF58" w:rsidR="003F0DA8" w:rsidRDefault="003F0DA8" w:rsidP="003F0DA8">
      <w:pPr>
        <w:pStyle w:val="Heading1"/>
      </w:pPr>
      <w:commentRangeStart w:id="19"/>
      <w:r>
        <w:t>Methods</w:t>
      </w:r>
      <w:commentRangeEnd w:id="19"/>
      <w:r w:rsidR="00615CA5">
        <w:rPr>
          <w:rStyle w:val="CommentReference"/>
          <w:rFonts w:eastAsiaTheme="minorHAnsi" w:cstheme="minorBidi"/>
          <w:b w:val="0"/>
          <w:color w:val="auto"/>
        </w:rPr>
        <w:commentReference w:id="19"/>
      </w:r>
    </w:p>
    <w:p w14:paraId="47532D32" w14:textId="77D75D4E" w:rsidR="003F0DA8" w:rsidRDefault="003F0DA8" w:rsidP="003F0DA8"/>
    <w:p w14:paraId="1C23708D" w14:textId="2F01DE03" w:rsidR="003F0DA8" w:rsidRDefault="003F0DA8" w:rsidP="003F0DA8">
      <w:pPr>
        <w:pStyle w:val="Heading2"/>
      </w:pPr>
      <w:commentRangeStart w:id="20"/>
      <w:r>
        <w:t>Non-parametric significance detection</w:t>
      </w:r>
      <w:commentRangeEnd w:id="20"/>
      <w:r w:rsidR="0067290A">
        <w:rPr>
          <w:rStyle w:val="CommentReference"/>
          <w:rFonts w:eastAsiaTheme="minorHAnsi" w:cstheme="minorBidi"/>
          <w:b w:val="0"/>
          <w:color w:val="auto"/>
        </w:rPr>
        <w:commentReference w:id="20"/>
      </w:r>
    </w:p>
    <w:p w14:paraId="75AEDE3F" w14:textId="77777777" w:rsidR="003F0DA8" w:rsidRPr="003F0DA8" w:rsidRDefault="003F0DA8" w:rsidP="003F0DA8"/>
    <w:p w14:paraId="34A58DE0" w14:textId="56E043DE" w:rsidR="003F0DA8" w:rsidRDefault="003F0DA8" w:rsidP="003F0DA8">
      <w:r>
        <w:t>Projected reservoir system objectives of cumulative flood volume and reliability south of the</w:t>
      </w:r>
      <w:r w:rsidR="00A81014">
        <w:t xml:space="preserve"> </w:t>
      </w:r>
      <w:r>
        <w:t xml:space="preserve">San Joaquin Delta were evaluated for 3492 scenarios for the historical period (1951-2000 water years) up to </w:t>
      </w:r>
      <w:r w:rsidR="00F20A9A">
        <w:t xml:space="preserve">the year </w:t>
      </w:r>
      <w:r>
        <w:t xml:space="preserve">2100 in the future. </w:t>
      </w:r>
      <w:r w:rsidR="00D107AA">
        <w:t xml:space="preserve">Reliability was obtained through the simulation modeling of </w:t>
      </w:r>
      <w:r w:rsidR="00EF2120">
        <w:t xml:space="preserve">estimated water demand and </w:t>
      </w:r>
      <w:r w:rsidR="00EB58D1">
        <w:t>releases and</w:t>
      </w:r>
      <w:r w:rsidR="00EF2120">
        <w:t xml:space="preserve"> calculated as the percent time in which releases met or surpassed demand. Cumulative flood volume was found relative to the </w:t>
      </w:r>
      <w:proofErr w:type="gramStart"/>
      <w:r w:rsidR="00EF2120">
        <w:t>aforementioned releases</w:t>
      </w:r>
      <w:proofErr w:type="gramEnd"/>
      <w:r w:rsidR="00EF2120">
        <w:t xml:space="preserve"> and downstream levee capacities. </w:t>
      </w:r>
      <w:commentRangeStart w:id="21"/>
      <w:r w:rsidR="00EF2120">
        <w:t>S</w:t>
      </w:r>
      <w:r>
        <w:t xml:space="preserve">cenarios </w:t>
      </w:r>
      <w:r w:rsidR="00F20A9A">
        <w:t>were defined by</w:t>
      </w:r>
      <w:r>
        <w:t xml:space="preserve"> a choice of 31 global circulation models (GCM) and 4 representative concentration pathways (RCP</w:t>
      </w:r>
      <w:r w:rsidR="00F20A9A">
        <w:t xml:space="preserve"> 2.6, 4.5, 6.0, and 8.5</w:t>
      </w:r>
      <w:r>
        <w:t>) that ma</w:t>
      </w:r>
      <w:r w:rsidR="00F20A9A">
        <w:t>k</w:t>
      </w:r>
      <w:r>
        <w:t>e up CMIP5 climate scenarios. Climate projections were then downscaled and adapted to a hydrologic simulation model to estimate system objectives. 36 different land use scenarios (LULC) were considered for each GCM/RCP pair</w:t>
      </w:r>
      <w:r w:rsidR="00AA128E">
        <w:t xml:space="preserve"> to estimate water demand</w:t>
      </w:r>
      <w:r>
        <w:t xml:space="preserve">. </w:t>
      </w:r>
      <w:commentRangeEnd w:id="21"/>
      <w:r w:rsidR="003B6097">
        <w:rPr>
          <w:rStyle w:val="CommentReference"/>
        </w:rPr>
        <w:lastRenderedPageBreak/>
        <w:commentReference w:id="21"/>
      </w:r>
      <w:r>
        <w:t xml:space="preserve">Finally, </w:t>
      </w:r>
      <w:commentRangeStart w:id="22"/>
      <w:r>
        <w:t xml:space="preserve">30 year moving averages </w:t>
      </w:r>
      <w:commentRangeEnd w:id="22"/>
      <w:r w:rsidR="00DE1412">
        <w:rPr>
          <w:rStyle w:val="CommentReference"/>
        </w:rPr>
        <w:commentReference w:id="22"/>
      </w:r>
      <w:r>
        <w:t xml:space="preserve">were considered across the dataset to reduce the effect of natural variability and noise. </w:t>
      </w:r>
    </w:p>
    <w:p w14:paraId="4E409BE5" w14:textId="070BA6F4" w:rsidR="003F0DA8" w:rsidRDefault="003F0DA8" w:rsidP="003F0DA8">
      <w:r>
        <w:t xml:space="preserve">To detect non-parametric significance, a one-sided Mann Whitney U-test was conducted progressively for each rolling window against the historical sample distribution. At p&lt;0.05, it was said that a significant change in the system objective was detected with 95% confidence. A significant change is defined as the moment the tested window and the historical window are </w:t>
      </w:r>
      <w:r w:rsidR="00F20A9A">
        <w:t>hypothesized</w:t>
      </w:r>
      <w:r>
        <w:t xml:space="preserve"> to be from different distributions. Furthermore, it was found that the ensuing results are not sensitive to the choice of window size in taking the moving averages. Scenarios that never detected a significant change in the projection window were deemed “no detect scenarios,” where detection is thought to possibly occur after the year 2100</w:t>
      </w:r>
      <w:r w:rsidR="00EB58D1">
        <w:t xml:space="preserve"> given ongoing climate change impact</w:t>
      </w:r>
      <w:r>
        <w:t>.</w:t>
      </w:r>
    </w:p>
    <w:p w14:paraId="31BD5E27" w14:textId="509109D3" w:rsidR="003F0DA8" w:rsidRDefault="003F0DA8" w:rsidP="003F0DA8"/>
    <w:p w14:paraId="6732D611" w14:textId="2ED50ED7" w:rsidR="003F0DA8" w:rsidRDefault="003F0DA8" w:rsidP="003F0DA8">
      <w:pPr>
        <w:pStyle w:val="Heading2"/>
      </w:pPr>
      <w:r>
        <w:t>Single Scenario Analysis</w:t>
      </w:r>
    </w:p>
    <w:p w14:paraId="2C7984DC" w14:textId="77777777" w:rsidR="003F0DA8" w:rsidRDefault="003F0DA8" w:rsidP="003F0DA8"/>
    <w:p w14:paraId="0F66A1EF" w14:textId="62DED13A" w:rsidR="003F0DA8" w:rsidRDefault="003F0DA8" w:rsidP="003F0DA8">
      <w:r>
        <w:t>The single scenario analysis sought to consider the first significant detection year across each of the 3492 scenarios, combinations of choices in GCM, RCP, and LULC, individually. The advantage of this methodology is that it provides a direct link between a specific choice in GCM, RCP, and LULC and when significant detection occurs</w:t>
      </w:r>
      <w:r w:rsidR="00EB58D1">
        <w:t xml:space="preserve"> in the projection</w:t>
      </w:r>
      <w:r>
        <w:t xml:space="preserve">, which may provide insight in how these choices control results. The resulting distribution of first-detection years was then analyzed in total, including counts of “no detect scenarios.” Results </w:t>
      </w:r>
      <w:r w:rsidR="00EB58D1">
        <w:t xml:space="preserve">are also </w:t>
      </w:r>
      <w:r>
        <w:t xml:space="preserve">sorted by GCM, RCP, or land use scenario choice. </w:t>
      </w:r>
      <w:r w:rsidR="00EB58D1">
        <w:t xml:space="preserve">Descriptive statistics for </w:t>
      </w:r>
      <w:r>
        <w:t xml:space="preserve">each scenario </w:t>
      </w:r>
      <w:r w:rsidR="00EB58D1">
        <w:t xml:space="preserve">choice and </w:t>
      </w:r>
      <w:r>
        <w:t>type</w:t>
      </w:r>
      <w:r w:rsidR="00EB58D1">
        <w:t xml:space="preserve"> was also computed</w:t>
      </w:r>
      <w:r>
        <w:t xml:space="preserve">, </w:t>
      </w:r>
      <w:r w:rsidR="00EB58D1">
        <w:t xml:space="preserve">including the median, </w:t>
      </w:r>
      <w:r>
        <w:t>standard deviation, and sample size</w:t>
      </w:r>
      <w:r w:rsidR="00EB58D1">
        <w:t xml:space="preserve">. </w:t>
      </w:r>
      <w:r>
        <w:t>Pathways incurring a significant detection were also mapped to its actual objective severity at the end of the projection period</w:t>
      </w:r>
      <w:r w:rsidR="005614A2">
        <w:t xml:space="preserve"> to gauge if the most severe scenarios </w:t>
      </w:r>
      <w:r w:rsidR="00550CFF">
        <w:t>are likely to</w:t>
      </w:r>
      <w:r w:rsidR="005614A2">
        <w:t xml:space="preserve"> go undetected</w:t>
      </w:r>
      <w:r>
        <w:t>.</w:t>
      </w:r>
    </w:p>
    <w:p w14:paraId="632238FF" w14:textId="32F17AE9" w:rsidR="003F0DA8" w:rsidRDefault="003F0DA8" w:rsidP="003F0DA8"/>
    <w:p w14:paraId="7505022D" w14:textId="18764866" w:rsidR="003F0DA8" w:rsidRDefault="003F0DA8" w:rsidP="003F0DA8">
      <w:pPr>
        <w:pStyle w:val="Heading2"/>
      </w:pPr>
      <w:r>
        <w:t>Multiple Scenario Analysis</w:t>
      </w:r>
    </w:p>
    <w:p w14:paraId="41E7F0B1" w14:textId="77777777" w:rsidR="003F0DA8" w:rsidRDefault="003F0DA8" w:rsidP="003F0DA8"/>
    <w:p w14:paraId="5E4C8976" w14:textId="770BE16D" w:rsidR="003F0DA8" w:rsidRDefault="003F0DA8" w:rsidP="003F0DA8">
      <w:r>
        <w:t xml:space="preserve">The multiple scenarios analysis </w:t>
      </w:r>
      <w:r w:rsidR="00550CFF">
        <w:t>was</w:t>
      </w:r>
      <w:r>
        <w:t xml:space="preserve"> concerned with significance detection across the ensemble in timeseries. This analysis characterize</w:t>
      </w:r>
      <w:r w:rsidR="00550CFF">
        <w:t>d</w:t>
      </w:r>
      <w:r>
        <w:t xml:space="preserve"> how the relative count of significant detection for each year, or the ratio of scenarios incurring a significant detection and those that did not change with time. In essence, if each characterization of the future</w:t>
      </w:r>
      <w:r w:rsidR="005614A2">
        <w:t xml:space="preserve"> and e</w:t>
      </w:r>
      <w:r>
        <w:t>very combination of scenarios, is equally likely to occur, the multiple scenario analysis represents a</w:t>
      </w:r>
      <w:r w:rsidR="005614A2">
        <w:t>n idealized</w:t>
      </w:r>
      <w:r>
        <w:t xml:space="preserve"> measure of detection probability with time within the context of the sample population of defined possible scenarios included in the analysis. It is important to note that every scenario and model choice only seeks to describe the future, thus outcomes for each scenario are possible, but the model ensemble does not represent a collection of all possible futures. Results were then sorted by GCM, RCP, and LULC’s, with relative counts computed relative to the scenarios within a set GCM, RCP, or LULC. Since detections climbed steadily with time, the distribution of relative counts at the end of the projection period (2098) was also considered. </w:t>
      </w:r>
    </w:p>
    <w:p w14:paraId="7FB8569C" w14:textId="77777777" w:rsidR="003F0DA8" w:rsidRDefault="003F0DA8" w:rsidP="003F0DA8"/>
    <w:p w14:paraId="1E55B3D3" w14:textId="09143FBD" w:rsidR="003F0DA8" w:rsidRDefault="003F0DA8" w:rsidP="003F0DA8">
      <w:pPr>
        <w:pStyle w:val="Heading2"/>
      </w:pPr>
      <w:r>
        <w:t>Global Sensitivity Analysis</w:t>
      </w:r>
    </w:p>
    <w:p w14:paraId="68DDF5B9" w14:textId="77777777" w:rsidR="003F0DA8" w:rsidRPr="003F0DA8" w:rsidRDefault="003F0DA8" w:rsidP="003F0DA8"/>
    <w:p w14:paraId="6571B978" w14:textId="77C28C1E" w:rsidR="003F0DA8" w:rsidRDefault="003F0DA8" w:rsidP="003F0DA8">
      <w:r>
        <w:t xml:space="preserve">Since model scenarios show significant variability, it is interesting to characterize that variability with its input variables. The first, second, and total order global sensitivity of first detection years for choices in different GCM, LULC, or </w:t>
      </w:r>
      <w:r w:rsidR="00550CFF">
        <w:t>RCPs</w:t>
      </w:r>
      <w:r>
        <w:t xml:space="preserve"> was also formally computed using </w:t>
      </w:r>
      <w:proofErr w:type="spellStart"/>
      <w:r>
        <w:t>Sobol</w:t>
      </w:r>
      <w:proofErr w:type="spellEnd"/>
      <w:r>
        <w:t xml:space="preserve"> sensitivity analysis, providing a measure of how much variability in results </w:t>
      </w:r>
      <w:r w:rsidR="00550CFF">
        <w:t>is</w:t>
      </w:r>
      <w:r>
        <w:t xml:space="preserve"> provided by each parameter both independently and through interactions with other parameters.</w:t>
      </w:r>
    </w:p>
    <w:p w14:paraId="3F064BB6" w14:textId="6F935942" w:rsidR="003F0DA8" w:rsidRDefault="003F0DA8" w:rsidP="003F0DA8"/>
    <w:p w14:paraId="02D43882" w14:textId="3AA16599" w:rsidR="003F0DA8" w:rsidRDefault="003F0DA8" w:rsidP="003F0DA8">
      <w:pPr>
        <w:pStyle w:val="Heading1"/>
      </w:pPr>
      <w:commentRangeStart w:id="23"/>
      <w:r>
        <w:t>Results</w:t>
      </w:r>
      <w:commentRangeEnd w:id="23"/>
      <w:r w:rsidR="00777B50">
        <w:rPr>
          <w:rStyle w:val="CommentReference"/>
          <w:rFonts w:eastAsiaTheme="minorHAnsi" w:cstheme="minorBidi"/>
          <w:b w:val="0"/>
          <w:color w:val="auto"/>
        </w:rPr>
        <w:commentReference w:id="23"/>
      </w:r>
    </w:p>
    <w:p w14:paraId="5CC384EF" w14:textId="53CFA34F" w:rsidR="003F0DA8" w:rsidRDefault="003F0DA8" w:rsidP="003F0DA8"/>
    <w:p w14:paraId="5FB8E969" w14:textId="206F7B82" w:rsidR="003F0DA8" w:rsidRDefault="003F0DA8" w:rsidP="003F0DA8">
      <w:pPr>
        <w:pStyle w:val="Heading2"/>
      </w:pPr>
      <w:r>
        <w:t>Simulation Model Projections</w:t>
      </w:r>
    </w:p>
    <w:p w14:paraId="6FE1ECC3" w14:textId="5F79A9A2" w:rsidR="003F0DA8" w:rsidRDefault="003F0DA8" w:rsidP="003F0DA8"/>
    <w:p w14:paraId="7D100DA6" w14:textId="2FA81652" w:rsidR="003F0DA8" w:rsidRDefault="003F0DA8" w:rsidP="003F0DA8">
      <w:pPr>
        <w:rPr>
          <w:ins w:id="24" w:author="Matthew Chen" w:date="2022-06-27T15:53:00Z"/>
          <w:rFonts w:cs="Times New Roman"/>
          <w:szCs w:val="24"/>
        </w:rPr>
      </w:pPr>
      <w:r>
        <w:rPr>
          <w:rFonts w:cs="Times New Roman"/>
          <w:szCs w:val="24"/>
        </w:rPr>
        <w:t>Figure 1 below plots the projected system objectives for all scenarios. For reliability, it is apparent that the mean of all scenarios is decreasing, from about 0.9 at the start of the projection to 0.7 at the end, though variability is also increasing with time. For flood volume, the mean of all scenarios remains relatively constant, though variability is also increasing with time as with reliability. It is difficult to discern whether flood volume is predicted to increase or decrease.</w:t>
      </w:r>
    </w:p>
    <w:p w14:paraId="5E6D0DFF" w14:textId="3CA4A18F" w:rsidR="00626CE2" w:rsidRDefault="00626CE2" w:rsidP="003F0DA8">
      <w:pPr>
        <w:rPr>
          <w:ins w:id="25" w:author="Matthew Chen" w:date="2022-06-28T09:20:00Z"/>
          <w:rFonts w:cs="Times New Roman"/>
          <w:szCs w:val="24"/>
        </w:rPr>
      </w:pPr>
      <w:ins w:id="26" w:author="Matthew Chen" w:date="2022-06-27T15:53:00Z">
        <w:r>
          <w:rPr>
            <w:rFonts w:cs="Times New Roman"/>
            <w:noProof/>
            <w:szCs w:val="24"/>
          </w:rPr>
          <w:drawing>
            <wp:inline distT="0" distB="0" distL="0" distR="0" wp14:anchorId="542D969E" wp14:editId="145804E9">
              <wp:extent cx="59436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ins>
    </w:p>
    <w:p w14:paraId="12D6C1B8" w14:textId="231348AA" w:rsidR="008F3807" w:rsidRDefault="008F3807" w:rsidP="003F0DA8">
      <w:pPr>
        <w:rPr>
          <w:rFonts w:cs="Times New Roman"/>
          <w:szCs w:val="24"/>
        </w:rPr>
      </w:pPr>
      <w:ins w:id="27" w:author="Matthew Chen" w:date="2022-06-28T09:20:00Z">
        <w:r>
          <w:rPr>
            <w:rFonts w:cs="Times New Roman"/>
            <w:szCs w:val="24"/>
          </w:rPr>
          <w:t>(</w:t>
        </w:r>
        <w:proofErr w:type="gramStart"/>
        <w:r>
          <w:rPr>
            <w:rFonts w:cs="Times New Roman"/>
            <w:szCs w:val="24"/>
          </w:rPr>
          <w:t>try</w:t>
        </w:r>
        <w:proofErr w:type="gramEnd"/>
        <w:r>
          <w:rPr>
            <w:rFonts w:cs="Times New Roman"/>
            <w:szCs w:val="24"/>
          </w:rPr>
          <w:t xml:space="preserve"> to add scatter of observed)</w:t>
        </w:r>
      </w:ins>
    </w:p>
    <w:commentRangeStart w:id="28"/>
    <w:commentRangeStart w:id="29"/>
    <w:commentRangeStart w:id="30"/>
    <w:p w14:paraId="61807921" w14:textId="77777777" w:rsidR="003F0DA8" w:rsidRDefault="003F0DA8" w:rsidP="003F0DA8">
      <w:pPr>
        <w:keepNext/>
      </w:pPr>
      <w:r w:rsidRPr="001375C2">
        <w:rPr>
          <w:rFonts w:cs="Times New Roman"/>
          <w:noProof/>
          <w:szCs w:val="24"/>
        </w:rPr>
        <w:lastRenderedPageBreak/>
        <mc:AlternateContent>
          <mc:Choice Requires="wpg">
            <w:drawing>
              <wp:inline distT="0" distB="0" distL="0" distR="0" wp14:anchorId="7A8C3896" wp14:editId="2F694E58">
                <wp:extent cx="6269355" cy="2480310"/>
                <wp:effectExtent l="0" t="0" r="0" b="0"/>
                <wp:docPr id="2" name="Group 1">
                  <a:extLst xmlns:a="http://schemas.openxmlformats.org/drawingml/2006/main">
                    <a:ext uri="{FF2B5EF4-FFF2-40B4-BE49-F238E27FC236}">
                      <a16:creationId xmlns:a16="http://schemas.microsoft.com/office/drawing/2014/main" id="{3B311E8C-C71E-4FF6-8414-4937222EB5E3}"/>
                    </a:ext>
                  </a:extLst>
                </wp:docPr>
                <wp:cNvGraphicFramePr/>
                <a:graphic xmlns:a="http://schemas.openxmlformats.org/drawingml/2006/main">
                  <a:graphicData uri="http://schemas.microsoft.com/office/word/2010/wordprocessingGroup">
                    <wpg:wgp>
                      <wpg:cNvGrpSpPr/>
                      <wpg:grpSpPr>
                        <a:xfrm>
                          <a:off x="0" y="0"/>
                          <a:ext cx="6269355" cy="2480310"/>
                          <a:chOff x="0" y="0"/>
                          <a:chExt cx="9814301" cy="3840550"/>
                        </a:xfrm>
                      </wpg:grpSpPr>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3E4E8A33-50BD-493A-9895-05356A94155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20733" cy="3840550"/>
                          </a:xfrm>
                          <a:prstGeom prst="rect">
                            <a:avLst/>
                          </a:prstGeom>
                        </pic:spPr>
                      </pic:pic>
                      <pic:pic xmlns:pic="http://schemas.openxmlformats.org/drawingml/2006/picture">
                        <pic:nvPicPr>
                          <pic:cNvPr id="4" name="Picture 4" descr="Chart, histogram&#10;&#10;Description automatically generated">
                            <a:extLst>
                              <a:ext uri="{FF2B5EF4-FFF2-40B4-BE49-F238E27FC236}">
                                <a16:creationId xmlns:a16="http://schemas.microsoft.com/office/drawing/2014/main" id="{75A7D220-BEF0-493F-AC12-168AAF6A3AF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693569" y="0"/>
                            <a:ext cx="5120732" cy="3840549"/>
                          </a:xfrm>
                          <a:prstGeom prst="rect">
                            <a:avLst/>
                          </a:prstGeom>
                        </pic:spPr>
                      </pic:pic>
                    </wpg:wgp>
                  </a:graphicData>
                </a:graphic>
              </wp:inline>
            </w:drawing>
          </mc:Choice>
          <mc:Fallback xmlns:oel="http://schemas.microsoft.com/office/2019/extlst">
            <w:pict>
              <v:group w14:anchorId="5524BF3C" id="Group 1" o:spid="_x0000_s1026" style="width:493.65pt;height:195.3pt;mso-position-horizontal-relative:char;mso-position-vertical-relative:line" coordsize="98143,38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line chart&#10;&#10;Description automatically generated" style="position:absolute;width:51207;height:38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">
                  <v:imagedata r:id="rId13" o:title="Chart, line chart&#10;&#10;Description automatically generated"/>
                </v:shape>
                <v:shape id="Picture 4" o:spid="_x0000_s1028" type="#_x0000_t75" alt="Chart, histogram&#10;&#10;Description automatically generated" style="position:absolute;left:46935;width:51208;height:38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">
                  <v:imagedata r:id="rId14" o:title="Chart, histogram&#10;&#10;Description automatically generated"/>
                </v:shape>
                <w10:anchorlock/>
              </v:group>
            </w:pict>
          </mc:Fallback>
        </mc:AlternateContent>
      </w:r>
      <w:commentRangeEnd w:id="28"/>
      <w:r w:rsidR="0048168D">
        <w:rPr>
          <w:rStyle w:val="CommentReference"/>
        </w:rPr>
        <w:commentReference w:id="28"/>
      </w:r>
      <w:commentRangeEnd w:id="29"/>
      <w:r w:rsidR="00F56D53">
        <w:rPr>
          <w:rStyle w:val="CommentReference"/>
        </w:rPr>
        <w:commentReference w:id="29"/>
      </w:r>
      <w:commentRangeEnd w:id="30"/>
      <w:r w:rsidR="00656D16">
        <w:rPr>
          <w:rStyle w:val="CommentReference"/>
        </w:rPr>
        <w:commentReference w:id="30"/>
      </w:r>
    </w:p>
    <w:p w14:paraId="6BE8A6B1" w14:textId="5D47BEE6" w:rsidR="003F0DA8" w:rsidRDefault="003F0DA8" w:rsidP="003F0DA8">
      <w:pPr>
        <w:pStyle w:val="Caption"/>
        <w:rPr>
          <w:rFonts w:cs="Times New Roman"/>
          <w:szCs w:val="24"/>
        </w:rPr>
      </w:pPr>
      <w:r>
        <w:t xml:space="preserve">Figure </w:t>
      </w:r>
      <w:fldSimple w:instr=" SEQ Figure \* ARABIC ">
        <w:r w:rsidR="002B625A">
          <w:rPr>
            <w:noProof/>
          </w:rPr>
          <w:t>1</w:t>
        </w:r>
      </w:fldSimple>
      <w:r>
        <w:t xml:space="preserve">. </w:t>
      </w:r>
      <w:r>
        <w:rPr>
          <w:b w:val="0"/>
          <w:bCs/>
        </w:rPr>
        <w:t>30-year moving averages of ensemble projections of water supply reliability (left) and cumulative flood volume (right) for 3492 GCM/RCP/LULC scenarios. The blue line represents the mean of all scenarios.</w:t>
      </w:r>
    </w:p>
    <w:p w14:paraId="574FCB36" w14:textId="7B0331B6" w:rsidR="003F0DA8" w:rsidRDefault="003F0DA8" w:rsidP="003F0DA8">
      <w:pPr>
        <w:rPr>
          <w:rFonts w:cs="Times New Roman"/>
          <w:szCs w:val="24"/>
        </w:rPr>
      </w:pPr>
    </w:p>
    <w:p w14:paraId="2B33BAA6" w14:textId="6C18B2DF" w:rsidR="003F0DA8" w:rsidRDefault="003F0DA8" w:rsidP="003F0DA8">
      <w:pPr>
        <w:rPr>
          <w:rFonts w:cs="Times New Roman"/>
          <w:b/>
          <w:bCs/>
          <w:szCs w:val="24"/>
        </w:rPr>
      </w:pPr>
    </w:p>
    <w:p w14:paraId="0A93118C" w14:textId="4714D724" w:rsidR="0006584E" w:rsidRDefault="0006584E" w:rsidP="003F0DA8">
      <w:pPr>
        <w:rPr>
          <w:rFonts w:cs="Times New Roman"/>
          <w:b/>
          <w:bCs/>
          <w:szCs w:val="24"/>
        </w:rPr>
      </w:pPr>
    </w:p>
    <w:p w14:paraId="058E4B29" w14:textId="3EE61785" w:rsidR="0006584E" w:rsidRDefault="0006584E" w:rsidP="003F0DA8">
      <w:pPr>
        <w:rPr>
          <w:rFonts w:cs="Times New Roman"/>
          <w:b/>
          <w:bCs/>
          <w:szCs w:val="24"/>
        </w:rPr>
      </w:pPr>
    </w:p>
    <w:p w14:paraId="1C2128ED" w14:textId="5259BFD2" w:rsidR="0006584E" w:rsidRDefault="0006584E" w:rsidP="0006584E">
      <w:pPr>
        <w:pStyle w:val="Heading2"/>
      </w:pPr>
      <w:r>
        <w:t>Single Scenario Analysis</w:t>
      </w:r>
    </w:p>
    <w:p w14:paraId="121B71D2" w14:textId="755B0109" w:rsidR="0006584E" w:rsidRDefault="0006584E" w:rsidP="0006584E"/>
    <w:p w14:paraId="11520D18" w14:textId="77777777" w:rsidR="0006584E" w:rsidRDefault="0006584E" w:rsidP="0006584E">
      <w:pPr>
        <w:rPr>
          <w:rFonts w:cs="Times New Roman"/>
          <w:noProof/>
          <w:szCs w:val="24"/>
        </w:rPr>
      </w:pPr>
      <w:r>
        <w:rPr>
          <w:rFonts w:cs="Times New Roman"/>
          <w:szCs w:val="24"/>
        </w:rPr>
        <w:t xml:space="preserve">For reliability, the distribution of first detection years includes 110 or 0.3% no detects out of the sample size of 3492 scenarios, which are not plotted in Figure 2. The distribution is also heavily right skewed, with many detections occurring earlier in the century. In all, most scenarios show a significant detection, and detections are more likely to happen earlier. For flood volume, the distribution includes 2274 or 65% no detects out of the sample size of 3492. The distribution is also right skewed, though there is also a jump in detections at the end of the century. In all, </w:t>
      </w:r>
      <w:proofErr w:type="gramStart"/>
      <w:r>
        <w:rPr>
          <w:rFonts w:cs="Times New Roman"/>
          <w:szCs w:val="24"/>
        </w:rPr>
        <w:t>the majority of</w:t>
      </w:r>
      <w:proofErr w:type="gramEnd"/>
      <w:r>
        <w:rPr>
          <w:rFonts w:cs="Times New Roman"/>
          <w:szCs w:val="24"/>
        </w:rPr>
        <w:t xml:space="preserve"> scenarios did not detect a significant change in the projection period, and the ones that did are more likely to detect at either early or late extremes.</w:t>
      </w:r>
      <w:r w:rsidRPr="005D4814">
        <w:rPr>
          <w:rFonts w:cs="Times New Roman"/>
          <w:noProof/>
          <w:szCs w:val="24"/>
        </w:rPr>
        <w:t xml:space="preserve"> </w:t>
      </w:r>
    </w:p>
    <w:p w14:paraId="3C0D1F35" w14:textId="77777777" w:rsidR="002C1253" w:rsidRDefault="002C1253" w:rsidP="0006584E">
      <w:pPr>
        <w:rPr>
          <w:ins w:id="31" w:author="Matthew Chen" w:date="2022-06-27T16:07:00Z"/>
          <w:rFonts w:cs="Times New Roman"/>
          <w:szCs w:val="24"/>
        </w:rPr>
      </w:pPr>
    </w:p>
    <w:p w14:paraId="7DBFCE18" w14:textId="77777777" w:rsidR="002C1253" w:rsidRDefault="002C1253" w:rsidP="0006584E">
      <w:pPr>
        <w:rPr>
          <w:ins w:id="32" w:author="Matthew Chen" w:date="2022-06-27T16:07:00Z"/>
          <w:rFonts w:cs="Times New Roman"/>
          <w:szCs w:val="24"/>
        </w:rPr>
      </w:pPr>
    </w:p>
    <w:p w14:paraId="719E0CA6" w14:textId="77777777" w:rsidR="002C1253" w:rsidRDefault="002C1253" w:rsidP="0006584E">
      <w:pPr>
        <w:rPr>
          <w:ins w:id="33" w:author="Matthew Chen" w:date="2022-06-27T16:07:00Z"/>
          <w:rFonts w:cs="Times New Roman"/>
          <w:szCs w:val="24"/>
        </w:rPr>
      </w:pPr>
    </w:p>
    <w:p w14:paraId="6C78572E" w14:textId="77777777" w:rsidR="002C1253" w:rsidRDefault="002C1253" w:rsidP="0006584E">
      <w:pPr>
        <w:rPr>
          <w:ins w:id="34" w:author="Matthew Chen" w:date="2022-06-27T16:07:00Z"/>
          <w:rFonts w:cs="Times New Roman"/>
          <w:szCs w:val="24"/>
        </w:rPr>
      </w:pPr>
    </w:p>
    <w:p w14:paraId="4D69CED3" w14:textId="77777777" w:rsidR="002C1253" w:rsidRDefault="002C1253" w:rsidP="0006584E">
      <w:pPr>
        <w:rPr>
          <w:ins w:id="35" w:author="Matthew Chen" w:date="2022-06-27T16:07:00Z"/>
          <w:rFonts w:cs="Times New Roman"/>
          <w:szCs w:val="24"/>
        </w:rPr>
      </w:pPr>
    </w:p>
    <w:p w14:paraId="2D930EAD" w14:textId="77777777" w:rsidR="002C1253" w:rsidRDefault="002C1253" w:rsidP="0006584E">
      <w:pPr>
        <w:rPr>
          <w:ins w:id="36" w:author="Matthew Chen" w:date="2022-06-27T16:07:00Z"/>
          <w:rFonts w:cs="Times New Roman"/>
          <w:szCs w:val="24"/>
        </w:rPr>
      </w:pPr>
    </w:p>
    <w:p w14:paraId="0402EDE9" w14:textId="3F752ECA" w:rsidR="002C1253" w:rsidRDefault="002C1253" w:rsidP="0006584E">
      <w:pPr>
        <w:rPr>
          <w:ins w:id="37" w:author="Matthew Chen" w:date="2022-06-27T16:07:00Z"/>
          <w:rFonts w:cs="Times New Roman"/>
          <w:szCs w:val="24"/>
        </w:rPr>
      </w:pPr>
      <w:ins w:id="38" w:author="Matthew Chen" w:date="2022-06-27T16:08:00Z">
        <w:r>
          <w:rPr>
            <w:rFonts w:cs="Times New Roman"/>
            <w:noProof/>
            <w:szCs w:val="24"/>
          </w:rPr>
          <w:lastRenderedPageBreak/>
          <w:drawing>
            <wp:inline distT="0" distB="0" distL="0" distR="0" wp14:anchorId="0D90BF1F" wp14:editId="09E9BD53">
              <wp:extent cx="5943600" cy="2377440"/>
              <wp:effectExtent l="0" t="0" r="0"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ins>
    </w:p>
    <w:commentRangeStart w:id="39"/>
    <w:p w14:paraId="13CD1B87" w14:textId="7DA6D33E" w:rsidR="0006584E" w:rsidRPr="003F7CBE" w:rsidRDefault="0006584E" w:rsidP="0006584E">
      <w:pPr>
        <w:rPr>
          <w:rFonts w:cs="Times New Roman"/>
          <w:szCs w:val="24"/>
        </w:rPr>
      </w:pPr>
      <w:r w:rsidRPr="006B5BCC">
        <w:rPr>
          <w:rFonts w:cs="Times New Roman"/>
          <w:noProof/>
          <w:szCs w:val="24"/>
        </w:rPr>
        <mc:AlternateContent>
          <mc:Choice Requires="wpg">
            <w:drawing>
              <wp:inline distT="0" distB="0" distL="0" distR="0" wp14:anchorId="5286E5FC" wp14:editId="1C31C92E">
                <wp:extent cx="5943600" cy="2338070"/>
                <wp:effectExtent l="0" t="0" r="0" b="5080"/>
                <wp:docPr id="5" name="Group 5"/>
                <wp:cNvGraphicFramePr/>
                <a:graphic xmlns:a="http://schemas.openxmlformats.org/drawingml/2006/main">
                  <a:graphicData uri="http://schemas.microsoft.com/office/word/2010/wordprocessingGroup">
                    <wpg:wgp>
                      <wpg:cNvGrpSpPr/>
                      <wpg:grpSpPr>
                        <a:xfrm>
                          <a:off x="0" y="0"/>
                          <a:ext cx="5943600" cy="2338070"/>
                          <a:chOff x="0" y="0"/>
                          <a:chExt cx="11179959" cy="4389130"/>
                        </a:xfrm>
                      </wpg:grpSpPr>
                      <pic:pic xmlns:pic="http://schemas.openxmlformats.org/drawingml/2006/picture">
                        <pic:nvPicPr>
                          <pic:cNvPr id="6" name="Picture 6" descr="Chart, histo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
                            <a:ext cx="5852172" cy="4389129"/>
                          </a:xfrm>
                          <a:prstGeom prst="rect">
                            <a:avLst/>
                          </a:prstGeom>
                        </pic:spPr>
                      </pic:pic>
                      <pic:pic xmlns:pic="http://schemas.openxmlformats.org/drawingml/2006/picture">
                        <pic:nvPicPr>
                          <pic:cNvPr id="7" name="Picture 7" descr="Chart, histo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327787" y="0"/>
                            <a:ext cx="5852172" cy="4389129"/>
                          </a:xfrm>
                          <a:prstGeom prst="rect">
                            <a:avLst/>
                          </a:prstGeom>
                        </pic:spPr>
                      </pic:pic>
                    </wpg:wgp>
                  </a:graphicData>
                </a:graphic>
              </wp:inline>
            </w:drawing>
          </mc:Choice>
          <mc:Fallback xmlns:oel="http://schemas.microsoft.com/office/2019/extlst">
            <w:pict>
              <v:group w14:anchorId="71C0D747" id="Group 5" o:spid="_x0000_s1026" style="width:468pt;height:184.1pt;mso-position-horizontal-relative:char;mso-position-vertical-relative:line" coordsize="111799,43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">
                <v:shape id="Picture 6" o:spid="_x0000_s1027" type="#_x0000_t75" alt="Chart, histogram&#10;&#10;Description automatically generated"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">
                  <v:imagedata r:id="rId18" o:title="Chart, histogram&#10;&#10;Description automatically generated"/>
                </v:shape>
                <v:shape id="Picture 7" o:spid="_x0000_s1028" type="#_x0000_t75" alt="Chart, histogram&#10;&#10;Description automatically generated" style="position:absolute;left:53277;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">
                  <v:imagedata r:id="rId19" o:title="Chart, histogram&#10;&#10;Description automatically generated"/>
                </v:shape>
                <w10:anchorlock/>
              </v:group>
            </w:pict>
          </mc:Fallback>
        </mc:AlternateContent>
      </w:r>
      <w:commentRangeEnd w:id="39"/>
      <w:r w:rsidR="001A1658">
        <w:rPr>
          <w:rStyle w:val="CommentReference"/>
        </w:rPr>
        <w:commentReference w:id="39"/>
      </w:r>
    </w:p>
    <w:p w14:paraId="3EA5BA4C" w14:textId="77777777" w:rsidR="0006584E" w:rsidRDefault="0006584E" w:rsidP="0006584E">
      <w:pPr>
        <w:rPr>
          <w:rFonts w:cs="Times New Roman"/>
          <w:szCs w:val="24"/>
        </w:rPr>
      </w:pPr>
      <w:r>
        <w:rPr>
          <w:noProof/>
        </w:rPr>
        <mc:AlternateContent>
          <mc:Choice Requires="wps">
            <w:drawing>
              <wp:inline distT="0" distB="0" distL="0" distR="0" wp14:anchorId="3CFFB696" wp14:editId="390C8045">
                <wp:extent cx="5943600" cy="477520"/>
                <wp:effectExtent l="0" t="0" r="0" b="0"/>
                <wp:docPr id="8" name="Text Box 8"/>
                <wp:cNvGraphicFramePr/>
                <a:graphic xmlns:a="http://schemas.openxmlformats.org/drawingml/2006/main">
                  <a:graphicData uri="http://schemas.microsoft.com/office/word/2010/wordprocessingShape">
                    <wps:wsp>
                      <wps:cNvSpPr txBox="1"/>
                      <wps:spPr>
                        <a:xfrm>
                          <a:off x="0" y="0"/>
                          <a:ext cx="5943600" cy="477520"/>
                        </a:xfrm>
                        <a:prstGeom prst="rect">
                          <a:avLst/>
                        </a:prstGeom>
                        <a:solidFill>
                          <a:prstClr val="white"/>
                        </a:solidFill>
                        <a:ln>
                          <a:noFill/>
                        </a:ln>
                      </wps:spPr>
                      <wps:txbx>
                        <w:txbxContent>
                          <w:p w14:paraId="20665831" w14:textId="1967E73F" w:rsidR="0006584E" w:rsidRPr="006B5BCC" w:rsidRDefault="0006584E" w:rsidP="0006584E">
                            <w:pPr>
                              <w:pStyle w:val="Caption"/>
                              <w:rPr>
                                <w:rFonts w:cs="Times New Roman"/>
                                <w:b w:val="0"/>
                                <w:bCs/>
                                <w:szCs w:val="24"/>
                              </w:rPr>
                            </w:pPr>
                            <w:r>
                              <w:t xml:space="preserve">Figure </w:t>
                            </w:r>
                            <w:fldSimple w:instr=" SEQ Figure \* ARABIC ">
                              <w:r w:rsidR="002B625A">
                                <w:rPr>
                                  <w:noProof/>
                                </w:rPr>
                                <w:t>2</w:t>
                              </w:r>
                            </w:fldSimple>
                            <w:r>
                              <w:t xml:space="preserve">. </w:t>
                            </w:r>
                            <w:r>
                              <w:rPr>
                                <w:b w:val="0"/>
                                <w:bCs/>
                              </w:rPr>
                              <w:t>Distributions of first detection years for reliability (left) and flood volume (right) for all scenarios. No-detect scenarios are not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CFFB696" id="_x0000_t202" coordsize="21600,21600" o:spt="202" path="m,l,21600r21600,l21600,xe">
                <v:stroke joinstyle="miter"/>
                <v:path gradientshapeok="t" o:connecttype="rect"/>
              </v:shapetype>
              <v:shape id="Text Box 8" o:spid="_x0000_s1026" type="#_x0000_t202" style="width:468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" stroked="f">
                <v:textbox style="mso-fit-shape-to-text:t" inset="0,0,0,0">
                  <w:txbxContent>
                    <w:p w14:paraId="20665831" w14:textId="1967E73F" w:rsidR="0006584E" w:rsidRPr="006B5BCC" w:rsidRDefault="0006584E" w:rsidP="0006584E">
                      <w:pPr>
                        <w:pStyle w:val="Caption"/>
                        <w:rPr>
                          <w:rFonts w:cs="Times New Roman"/>
                          <w:b w:val="0"/>
                          <w:bCs/>
                          <w:szCs w:val="24"/>
                        </w:rPr>
                      </w:pPr>
                      <w:r>
                        <w:t xml:space="preserve">Figure </w:t>
                      </w:r>
                      <w:r w:rsidR="009443B6">
                        <w:fldChar w:fldCharType="begin"/>
                      </w:r>
                      <w:r w:rsidR="009443B6">
                        <w:instrText xml:space="preserve"> SEQ Figure \* ARABIC </w:instrText>
                      </w:r>
                      <w:r w:rsidR="009443B6">
                        <w:fldChar w:fldCharType="separate"/>
                      </w:r>
                      <w:r w:rsidR="002B625A">
                        <w:rPr>
                          <w:noProof/>
                        </w:rPr>
                        <w:t>2</w:t>
                      </w:r>
                      <w:r w:rsidR="009443B6">
                        <w:rPr>
                          <w:noProof/>
                        </w:rPr>
                        <w:fldChar w:fldCharType="end"/>
                      </w:r>
                      <w:r>
                        <w:t xml:space="preserve">. </w:t>
                      </w:r>
                      <w:r>
                        <w:rPr>
                          <w:b w:val="0"/>
                          <w:bCs/>
                        </w:rPr>
                        <w:t>Distributions of first detection years for reliability (left) and flood volume (right) for all scenarios. No-detect scenarios are not shown.</w:t>
                      </w:r>
                    </w:p>
                  </w:txbxContent>
                </v:textbox>
                <w10:anchorlock/>
              </v:shape>
            </w:pict>
          </mc:Fallback>
        </mc:AlternateContent>
      </w:r>
    </w:p>
    <w:p w14:paraId="76E8CE8C" w14:textId="62FB654B" w:rsidR="0006584E" w:rsidRDefault="0006584E" w:rsidP="0006584E">
      <w:pPr>
        <w:rPr>
          <w:rFonts w:cs="Times New Roman"/>
          <w:szCs w:val="24"/>
        </w:rPr>
      </w:pPr>
      <w:r>
        <w:rPr>
          <w:rFonts w:cs="Times New Roman"/>
          <w:szCs w:val="24"/>
        </w:rPr>
        <w:t xml:space="preserve">When first detection years are sorted by GCM’s, </w:t>
      </w:r>
      <w:proofErr w:type="gramStart"/>
      <w:r>
        <w:rPr>
          <w:rFonts w:cs="Times New Roman"/>
          <w:szCs w:val="24"/>
        </w:rPr>
        <w:t>RCP’s</w:t>
      </w:r>
      <w:proofErr w:type="gramEnd"/>
      <w:r>
        <w:rPr>
          <w:rFonts w:cs="Times New Roman"/>
          <w:szCs w:val="24"/>
        </w:rPr>
        <w:t>, and LULC’s respectively for reliability (Table 1), it is apparent that GCM’s are the most variable in both the median</w:t>
      </w:r>
      <w:r w:rsidR="0066683B">
        <w:rPr>
          <w:rFonts w:cs="Times New Roman"/>
          <w:szCs w:val="24"/>
        </w:rPr>
        <w:t>,</w:t>
      </w:r>
      <w:r>
        <w:rPr>
          <w:rFonts w:cs="Times New Roman"/>
          <w:szCs w:val="24"/>
        </w:rPr>
        <w:t xml:space="preserve"> as first detections occur all over the century</w:t>
      </w:r>
      <w:r w:rsidR="0066683B">
        <w:rPr>
          <w:rFonts w:cs="Times New Roman"/>
          <w:szCs w:val="24"/>
        </w:rPr>
        <w:t>,</w:t>
      </w:r>
      <w:r>
        <w:rPr>
          <w:rFonts w:cs="Times New Roman"/>
          <w:szCs w:val="24"/>
        </w:rPr>
        <w:t xml:space="preserve"> and the standard deviation. For LULC, though standard deviations are somewhat larger than from the GCM sorting, the median exhibits a much smaller range centered on about the year 2033. Interestingly, RCP’s, which represents the varying effects of climate change, show increasing medians as the RCP number increases. </w:t>
      </w:r>
    </w:p>
    <w:p w14:paraId="5C48C200" w14:textId="77777777" w:rsidR="0006584E" w:rsidRDefault="0006584E" w:rsidP="0006584E">
      <w:pPr>
        <w:rPr>
          <w:rFonts w:cs="Times New Roman"/>
          <w:szCs w:val="24"/>
        </w:rPr>
      </w:pPr>
    </w:p>
    <w:p w14:paraId="6E475EA0" w14:textId="309A818B" w:rsidR="0006584E" w:rsidRPr="00022468" w:rsidRDefault="0006584E" w:rsidP="0006584E">
      <w:pPr>
        <w:pStyle w:val="Caption"/>
        <w:keepNext/>
        <w:rPr>
          <w:b w:val="0"/>
          <w:bCs/>
        </w:rPr>
      </w:pPr>
      <w:commentRangeStart w:id="40"/>
      <w:r>
        <w:lastRenderedPageBreak/>
        <w:t xml:space="preserve">Table </w:t>
      </w:r>
      <w:fldSimple w:instr=" SEQ Table \* ARABIC ">
        <w:r w:rsidR="002B625A">
          <w:rPr>
            <w:noProof/>
          </w:rPr>
          <w:t>1</w:t>
        </w:r>
      </w:fldSimple>
      <w:r>
        <w:t xml:space="preserve">. </w:t>
      </w:r>
      <w:commentRangeEnd w:id="40"/>
      <w:r w:rsidR="000F2950">
        <w:rPr>
          <w:rStyle w:val="CommentReference"/>
          <w:b w:val="0"/>
          <w:i w:val="0"/>
          <w:iCs w:val="0"/>
          <w:color w:val="auto"/>
        </w:rPr>
        <w:commentReference w:id="40"/>
      </w:r>
      <w:r>
        <w:rPr>
          <w:b w:val="0"/>
          <w:bCs/>
        </w:rPr>
        <w:t xml:space="preserve">Distributions of first detection years sorted by choice of GCM’s, LULC’s and </w:t>
      </w:r>
      <w:proofErr w:type="gramStart"/>
      <w:r>
        <w:rPr>
          <w:b w:val="0"/>
          <w:bCs/>
        </w:rPr>
        <w:t>RCP’s</w:t>
      </w:r>
      <w:proofErr w:type="gramEnd"/>
      <w:r>
        <w:rPr>
          <w:b w:val="0"/>
          <w:bCs/>
        </w:rPr>
        <w:t xml:space="preserve"> for reliability.</w:t>
      </w:r>
    </w:p>
    <w:p w14:paraId="43061E28" w14:textId="77777777" w:rsidR="0006584E" w:rsidRDefault="0006584E" w:rsidP="0006584E">
      <w:pPr>
        <w:rPr>
          <w:rFonts w:cs="Times New Roman"/>
          <w:szCs w:val="24"/>
        </w:rPr>
      </w:pPr>
      <w:r>
        <w:rPr>
          <w:noProof/>
        </w:rPr>
        <mc:AlternateContent>
          <mc:Choice Requires="wpg">
            <w:drawing>
              <wp:inline distT="0" distB="0" distL="0" distR="0" wp14:anchorId="2FA1A07F" wp14:editId="4DF30E33">
                <wp:extent cx="4943475" cy="2133600"/>
                <wp:effectExtent l="0" t="0" r="9525" b="0"/>
                <wp:docPr id="20" name="Group 28"/>
                <wp:cNvGraphicFramePr/>
                <a:graphic xmlns:a="http://schemas.openxmlformats.org/drawingml/2006/main">
                  <a:graphicData uri="http://schemas.microsoft.com/office/word/2010/wordprocessingGroup">
                    <wpg:wgp>
                      <wpg:cNvGrpSpPr/>
                      <wpg:grpSpPr>
                        <a:xfrm>
                          <a:off x="0" y="0"/>
                          <a:ext cx="4943475" cy="2133600"/>
                          <a:chOff x="0" y="0"/>
                          <a:chExt cx="12494473" cy="6858000"/>
                        </a:xfrm>
                      </wpg:grpSpPr>
                      <pic:pic xmlns:pic="http://schemas.openxmlformats.org/drawingml/2006/picture">
                        <pic:nvPicPr>
                          <pic:cNvPr id="21" name="Picture 21"/>
                          <pic:cNvPicPr>
                            <a:picLocks noChangeAspect="1"/>
                          </pic:cNvPicPr>
                        </pic:nvPicPr>
                        <pic:blipFill>
                          <a:blip r:embed="rId20"/>
                          <a:stretch>
                            <a:fillRect/>
                          </a:stretch>
                        </pic:blipFill>
                        <pic:spPr>
                          <a:xfrm>
                            <a:off x="0" y="39699"/>
                            <a:ext cx="4223658" cy="5932714"/>
                          </a:xfrm>
                          <a:prstGeom prst="rect">
                            <a:avLst/>
                          </a:prstGeom>
                        </pic:spPr>
                      </pic:pic>
                      <pic:pic xmlns:pic="http://schemas.openxmlformats.org/drawingml/2006/picture">
                        <pic:nvPicPr>
                          <pic:cNvPr id="22" name="Picture 22"/>
                          <pic:cNvPicPr>
                            <a:picLocks noChangeAspect="1"/>
                          </pic:cNvPicPr>
                        </pic:nvPicPr>
                        <pic:blipFill>
                          <a:blip r:embed="rId21"/>
                          <a:stretch>
                            <a:fillRect/>
                          </a:stretch>
                        </pic:blipFill>
                        <pic:spPr>
                          <a:xfrm>
                            <a:off x="4309579" y="0"/>
                            <a:ext cx="4724400" cy="6858000"/>
                          </a:xfrm>
                          <a:prstGeom prst="rect">
                            <a:avLst/>
                          </a:prstGeom>
                        </pic:spPr>
                      </pic:pic>
                      <pic:pic xmlns:pic="http://schemas.openxmlformats.org/drawingml/2006/picture">
                        <pic:nvPicPr>
                          <pic:cNvPr id="23" name="Picture 23"/>
                          <pic:cNvPicPr>
                            <a:picLocks noChangeAspect="1"/>
                          </pic:cNvPicPr>
                        </pic:nvPicPr>
                        <pic:blipFill>
                          <a:blip r:embed="rId22"/>
                          <a:stretch>
                            <a:fillRect/>
                          </a:stretch>
                        </pic:blipFill>
                        <pic:spPr>
                          <a:xfrm>
                            <a:off x="9119902" y="0"/>
                            <a:ext cx="3374571" cy="936172"/>
                          </a:xfrm>
                          <a:prstGeom prst="rect">
                            <a:avLst/>
                          </a:prstGeom>
                        </pic:spPr>
                      </pic:pic>
                    </wpg:wgp>
                  </a:graphicData>
                </a:graphic>
              </wp:inline>
            </w:drawing>
          </mc:Choice>
          <mc:Fallback>
            <w:pict>
              <v:group w14:anchorId="0DD6B994" id="Group 28" o:spid="_x0000_s1026" style="width:389.25pt;height:168pt;mso-position-horizontal-relative:char;mso-position-vertical-relative:line" coordsize="124944,68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top:396;width:42236;height:59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">
                  <v:imagedata r:id="rId23" o:title=""/>
                </v:shape>
                <v:shape id="Picture 22" o:spid="_x0000_s1028" type="#_x0000_t75" style="position:absolute;left:43095;width:47244;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">
                  <v:imagedata r:id="rId24" o:title=""/>
                </v:shape>
                <v:shape id="Picture 23" o:spid="_x0000_s1029" type="#_x0000_t75" style="position:absolute;left:91199;width:33745;height: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">
                  <v:imagedata r:id="rId25" o:title=""/>
                </v:shape>
                <w10:anchorlock/>
              </v:group>
            </w:pict>
          </mc:Fallback>
        </mc:AlternateContent>
      </w:r>
    </w:p>
    <w:p w14:paraId="125492CF" w14:textId="49320C02" w:rsidR="0006584E" w:rsidRDefault="009443B6" w:rsidP="0006584E">
      <w:pPr>
        <w:rPr>
          <w:rFonts w:cs="Times New Roman"/>
          <w:szCs w:val="24"/>
        </w:rPr>
      </w:pPr>
      <w:ins w:id="41" w:author="Matthew Chen" w:date="2022-06-28T16:21:00Z">
        <w:r>
          <w:rPr>
            <w:rFonts w:cs="Times New Roman"/>
            <w:noProof/>
            <w:szCs w:val="24"/>
          </w:rPr>
          <w:drawing>
            <wp:inline distT="0" distB="0" distL="0" distR="0" wp14:anchorId="200397D9" wp14:editId="129AC446">
              <wp:extent cx="5943600" cy="4754880"/>
              <wp:effectExtent l="0" t="0" r="0" b="762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ins>
    </w:p>
    <w:p w14:paraId="5CBFAC16" w14:textId="79AFC548" w:rsidR="0006584E" w:rsidRDefault="0006584E" w:rsidP="0006584E">
      <w:pPr>
        <w:rPr>
          <w:rFonts w:cs="Times New Roman"/>
          <w:szCs w:val="24"/>
        </w:rPr>
      </w:pPr>
      <w:r>
        <w:rPr>
          <w:rFonts w:cs="Times New Roman"/>
          <w:szCs w:val="24"/>
        </w:rPr>
        <w:t>Sorting as above was also conducted for flood volume (Table 2). 15 out of 31 GCM’s did not detect a significant change in the projection period, and the variability of the median first de</w:t>
      </w:r>
      <w:r w:rsidR="005614A2">
        <w:rPr>
          <w:rFonts w:cs="Times New Roman"/>
          <w:szCs w:val="24"/>
        </w:rPr>
        <w:t>te</w:t>
      </w:r>
      <w:r>
        <w:rPr>
          <w:rFonts w:cs="Times New Roman"/>
          <w:szCs w:val="24"/>
        </w:rPr>
        <w:t xml:space="preserve">ction year for those with detections is high. Results for standard deviations is </w:t>
      </w:r>
      <w:proofErr w:type="gramStart"/>
      <w:r>
        <w:rPr>
          <w:rFonts w:cs="Times New Roman"/>
          <w:szCs w:val="24"/>
        </w:rPr>
        <w:t>similar</w:t>
      </w:r>
      <w:r w:rsidR="005614A2">
        <w:rPr>
          <w:rFonts w:cs="Times New Roman"/>
          <w:szCs w:val="24"/>
        </w:rPr>
        <w:t xml:space="preserve"> to</w:t>
      </w:r>
      <w:proofErr w:type="gramEnd"/>
      <w:r w:rsidR="005614A2">
        <w:rPr>
          <w:rFonts w:cs="Times New Roman"/>
          <w:szCs w:val="24"/>
        </w:rPr>
        <w:t xml:space="preserve"> the </w:t>
      </w:r>
      <w:r w:rsidR="005614A2">
        <w:rPr>
          <w:rFonts w:cs="Times New Roman"/>
          <w:szCs w:val="24"/>
        </w:rPr>
        <w:lastRenderedPageBreak/>
        <w:t>reliability results</w:t>
      </w:r>
      <w:r>
        <w:rPr>
          <w:rFonts w:cs="Times New Roman"/>
          <w:szCs w:val="24"/>
        </w:rPr>
        <w:t xml:space="preserve">, with a range of 0.2 to 30.3 years despite relatively high sample sizes. In contrast, LULC again shows little effect on median, centered on 2042, and standard deviations are high but consistent. RCP’s exhibit a similar pattern as with reliability, although the 2.6 pathway detected much later in the projection. </w:t>
      </w:r>
    </w:p>
    <w:p w14:paraId="4039B3BD" w14:textId="4B3B9A58" w:rsidR="0006584E" w:rsidRDefault="0006584E" w:rsidP="0006584E">
      <w:pPr>
        <w:rPr>
          <w:rFonts w:cs="Times New Roman"/>
          <w:szCs w:val="24"/>
        </w:rPr>
      </w:pPr>
      <w:r>
        <w:rPr>
          <w:rFonts w:cs="Times New Roman"/>
          <w:szCs w:val="24"/>
        </w:rPr>
        <w:t xml:space="preserve">The above results show that the choice in GCM contributes </w:t>
      </w:r>
      <w:r w:rsidR="008824E3">
        <w:rPr>
          <w:rFonts w:cs="Times New Roman"/>
          <w:szCs w:val="24"/>
        </w:rPr>
        <w:t>much variability in when detections occur</w:t>
      </w:r>
      <w:r>
        <w:rPr>
          <w:rFonts w:cs="Times New Roman"/>
          <w:szCs w:val="24"/>
        </w:rPr>
        <w:t>, which can be further confirmed and demonstrated with a</w:t>
      </w:r>
      <w:r w:rsidR="008824E3">
        <w:rPr>
          <w:rFonts w:cs="Times New Roman"/>
          <w:szCs w:val="24"/>
        </w:rPr>
        <w:t xml:space="preserve"> </w:t>
      </w:r>
      <w:r>
        <w:rPr>
          <w:rFonts w:cs="Times New Roman"/>
          <w:szCs w:val="24"/>
        </w:rPr>
        <w:t>formalized sensitivity</w:t>
      </w:r>
      <w:r w:rsidR="008824E3">
        <w:rPr>
          <w:rFonts w:cs="Times New Roman"/>
          <w:szCs w:val="24"/>
        </w:rPr>
        <w:t xml:space="preserve"> analysis</w:t>
      </w:r>
      <w:r>
        <w:rPr>
          <w:rFonts w:cs="Times New Roman"/>
          <w:szCs w:val="24"/>
        </w:rPr>
        <w:t>.</w:t>
      </w:r>
    </w:p>
    <w:p w14:paraId="00B13B25" w14:textId="77777777" w:rsidR="0006584E" w:rsidRDefault="0006584E" w:rsidP="0006584E">
      <w:pPr>
        <w:rPr>
          <w:rFonts w:cs="Times New Roman"/>
          <w:szCs w:val="24"/>
        </w:rPr>
      </w:pPr>
    </w:p>
    <w:p w14:paraId="2A36B9FB" w14:textId="5C9F7D63" w:rsidR="0006584E" w:rsidRPr="00022468" w:rsidRDefault="0006584E" w:rsidP="0006584E">
      <w:pPr>
        <w:pStyle w:val="Caption"/>
        <w:keepNext/>
        <w:rPr>
          <w:b w:val="0"/>
          <w:bCs/>
        </w:rPr>
      </w:pPr>
      <w:r>
        <w:t xml:space="preserve">Table </w:t>
      </w:r>
      <w:fldSimple w:instr=" SEQ Table \* ARABIC ">
        <w:r w:rsidR="002B625A">
          <w:rPr>
            <w:noProof/>
          </w:rPr>
          <w:t>2</w:t>
        </w:r>
      </w:fldSimple>
      <w:r>
        <w:t xml:space="preserve">. </w:t>
      </w:r>
      <w:r>
        <w:rPr>
          <w:b w:val="0"/>
          <w:bCs/>
        </w:rPr>
        <w:t xml:space="preserve">Distributions of first detection years sorted by choice of GCM’s, LULC’s and </w:t>
      </w:r>
      <w:proofErr w:type="gramStart"/>
      <w:r>
        <w:rPr>
          <w:b w:val="0"/>
          <w:bCs/>
        </w:rPr>
        <w:t>RCP’s</w:t>
      </w:r>
      <w:proofErr w:type="gramEnd"/>
      <w:r>
        <w:rPr>
          <w:b w:val="0"/>
          <w:bCs/>
        </w:rPr>
        <w:t xml:space="preserve"> for cumulative flood volume. Categories with no detections are highlighted.</w:t>
      </w:r>
    </w:p>
    <w:p w14:paraId="1089AD3A" w14:textId="77777777" w:rsidR="0006584E" w:rsidRDefault="0006584E" w:rsidP="0006584E">
      <w:pPr>
        <w:jc w:val="center"/>
        <w:rPr>
          <w:rFonts w:cs="Times New Roman"/>
          <w:szCs w:val="24"/>
        </w:rPr>
      </w:pPr>
      <w:r>
        <w:rPr>
          <w:rFonts w:cs="Times New Roman"/>
          <w:noProof/>
          <w:szCs w:val="24"/>
        </w:rPr>
        <w:drawing>
          <wp:inline distT="0" distB="0" distL="0" distR="0" wp14:anchorId="4A3F24F9" wp14:editId="7CD70817">
            <wp:extent cx="6705430" cy="3485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05430" cy="3485584"/>
                    </a:xfrm>
                    <a:prstGeom prst="rect">
                      <a:avLst/>
                    </a:prstGeom>
                    <a:noFill/>
                  </pic:spPr>
                </pic:pic>
              </a:graphicData>
            </a:graphic>
          </wp:inline>
        </w:drawing>
      </w:r>
    </w:p>
    <w:p w14:paraId="0CC73D4A" w14:textId="77777777" w:rsidR="0006584E" w:rsidRDefault="0006584E" w:rsidP="0006584E">
      <w:pPr>
        <w:rPr>
          <w:rFonts w:cs="Times New Roman"/>
          <w:szCs w:val="24"/>
        </w:rPr>
      </w:pPr>
    </w:p>
    <w:p w14:paraId="3F43A038" w14:textId="15B71171" w:rsidR="0006584E" w:rsidRPr="0006584E" w:rsidRDefault="009443B6" w:rsidP="0006584E">
      <w:ins w:id="42" w:author="Matthew Chen" w:date="2022-06-28T16:22:00Z">
        <w:r>
          <w:rPr>
            <w:noProof/>
          </w:rPr>
          <w:lastRenderedPageBreak/>
          <w:drawing>
            <wp:inline distT="0" distB="0" distL="0" distR="0" wp14:anchorId="2B24D260" wp14:editId="203AA869">
              <wp:extent cx="5943600" cy="4754880"/>
              <wp:effectExtent l="0" t="0" r="0" b="7620"/>
              <wp:docPr id="30" name="Picture 30" descr="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ins>
    </w:p>
    <w:p w14:paraId="596D9773" w14:textId="2C4522BA" w:rsidR="003F0DA8" w:rsidRDefault="0006584E" w:rsidP="0006584E">
      <w:pPr>
        <w:pStyle w:val="Heading2"/>
      </w:pPr>
      <w:r>
        <w:t>Multiple Scenario Analysis</w:t>
      </w:r>
    </w:p>
    <w:p w14:paraId="7351FF53" w14:textId="26BE08AF" w:rsidR="0006584E" w:rsidRDefault="0006584E" w:rsidP="0006584E"/>
    <w:p w14:paraId="71DB7E98" w14:textId="0BD8440B" w:rsidR="0006584E" w:rsidRDefault="0006584E" w:rsidP="0006584E">
      <w:pPr>
        <w:rPr>
          <w:rFonts w:cs="Times New Roman"/>
          <w:szCs w:val="24"/>
        </w:rPr>
      </w:pPr>
      <w:bookmarkStart w:id="43" w:name="_Hlk88579776"/>
      <w:r>
        <w:rPr>
          <w:rFonts w:cs="Times New Roman"/>
          <w:szCs w:val="24"/>
        </w:rPr>
        <w:t>The multiple scenario analysis</w:t>
      </w:r>
      <w:r w:rsidR="008824E3">
        <w:rPr>
          <w:rFonts w:cs="Times New Roman"/>
          <w:szCs w:val="24"/>
        </w:rPr>
        <w:t xml:space="preserve">, </w:t>
      </w:r>
      <w:r>
        <w:rPr>
          <w:rFonts w:cs="Times New Roman"/>
          <w:szCs w:val="24"/>
        </w:rPr>
        <w:t>presented as relative counts between scenarios with detection and the total number of relevant scenarios</w:t>
      </w:r>
      <w:r w:rsidR="008824E3">
        <w:rPr>
          <w:rFonts w:cs="Times New Roman"/>
          <w:szCs w:val="24"/>
        </w:rPr>
        <w:t>, is shown below (Figure 3)</w:t>
      </w:r>
      <w:r>
        <w:rPr>
          <w:rFonts w:cs="Times New Roman"/>
          <w:szCs w:val="24"/>
        </w:rPr>
        <w:t xml:space="preserve">. </w:t>
      </w:r>
      <w:proofErr w:type="gramStart"/>
      <w:r>
        <w:rPr>
          <w:rFonts w:cs="Times New Roman"/>
          <w:szCs w:val="24"/>
        </w:rPr>
        <w:t>Considering the entire ensemble, it</w:t>
      </w:r>
      <w:proofErr w:type="gramEnd"/>
      <w:r>
        <w:rPr>
          <w:rFonts w:cs="Times New Roman"/>
          <w:szCs w:val="24"/>
        </w:rPr>
        <w:t xml:space="preserve"> is abundantly clear that the reliability objective showed far greater detection rates compared with flood volume. For reliability, 89.8% of scenarios showed a detection at the end of the projection period whereas only 13.3% scenarios for flood volume show significant change. Additionally, detections climb steadily throughout the projection for both scenarios,</w:t>
      </w:r>
      <w:r w:rsidR="008824E3">
        <w:rPr>
          <w:rFonts w:cs="Times New Roman"/>
          <w:szCs w:val="24"/>
        </w:rPr>
        <w:t xml:space="preserve"> which is evidence that scenarios are unlikely to fall out of detection once detection occurs.</w:t>
      </w:r>
      <w:r>
        <w:rPr>
          <w:rFonts w:cs="Times New Roman"/>
          <w:szCs w:val="24"/>
        </w:rPr>
        <w:t xml:space="preserve"> </w:t>
      </w:r>
      <w:r w:rsidR="008824E3">
        <w:rPr>
          <w:rFonts w:cs="Times New Roman"/>
          <w:szCs w:val="24"/>
        </w:rPr>
        <w:t xml:space="preserve">Additionally, </w:t>
      </w:r>
      <w:r>
        <w:rPr>
          <w:rFonts w:cs="Times New Roman"/>
          <w:szCs w:val="24"/>
        </w:rPr>
        <w:t xml:space="preserve">relative counts for reliability show </w:t>
      </w:r>
      <w:r w:rsidR="0066683B">
        <w:rPr>
          <w:rFonts w:cs="Times New Roman"/>
          <w:szCs w:val="24"/>
        </w:rPr>
        <w:t xml:space="preserve">less </w:t>
      </w:r>
      <w:r>
        <w:rPr>
          <w:rFonts w:cs="Times New Roman"/>
          <w:szCs w:val="24"/>
        </w:rPr>
        <w:t>year-to-year variability</w:t>
      </w:r>
      <w:r w:rsidR="008824E3">
        <w:rPr>
          <w:rFonts w:cs="Times New Roman"/>
          <w:szCs w:val="24"/>
        </w:rPr>
        <w:t>.</w:t>
      </w:r>
    </w:p>
    <w:p w14:paraId="7E838AE0" w14:textId="5DB824A3" w:rsidR="00CA6E45" w:rsidRDefault="00CA6E45" w:rsidP="0006584E">
      <w:pPr>
        <w:rPr>
          <w:ins w:id="44" w:author="Matthew Chen" w:date="2022-06-27T16:38:00Z"/>
          <w:rFonts w:cs="Times New Roman"/>
          <w:szCs w:val="24"/>
        </w:rPr>
      </w:pPr>
      <w:r>
        <w:rPr>
          <w:rFonts w:cs="Times New Roman"/>
          <w:szCs w:val="24"/>
        </w:rPr>
        <w:t xml:space="preserve">Multiple scenario relative counts </w:t>
      </w:r>
      <w:r w:rsidR="00F004EA">
        <w:rPr>
          <w:rFonts w:cs="Times New Roman"/>
          <w:szCs w:val="24"/>
        </w:rPr>
        <w:t xml:space="preserve">at the end of the projection period (2098) </w:t>
      </w:r>
      <w:r>
        <w:rPr>
          <w:rFonts w:cs="Times New Roman"/>
          <w:szCs w:val="24"/>
        </w:rPr>
        <w:t>were also sorted by choice of GCM, RCP, and LULC</w:t>
      </w:r>
      <w:r w:rsidR="00F004EA">
        <w:rPr>
          <w:rFonts w:cs="Times New Roman"/>
          <w:szCs w:val="24"/>
        </w:rPr>
        <w:t xml:space="preserve"> (Figure 3)</w:t>
      </w:r>
      <w:r>
        <w:rPr>
          <w:rFonts w:cs="Times New Roman"/>
          <w:szCs w:val="24"/>
        </w:rPr>
        <w:t xml:space="preserve">. For reliability, there is little variability in results for RCP and LULC choice and all </w:t>
      </w:r>
      <w:r w:rsidR="00F004EA">
        <w:rPr>
          <w:rFonts w:cs="Times New Roman"/>
          <w:szCs w:val="24"/>
        </w:rPr>
        <w:t xml:space="preserve">relative </w:t>
      </w:r>
      <w:r>
        <w:rPr>
          <w:rFonts w:cs="Times New Roman"/>
          <w:szCs w:val="24"/>
        </w:rPr>
        <w:t xml:space="preserve">counts are greater than 80%. </w:t>
      </w:r>
      <w:r w:rsidR="000763DC">
        <w:rPr>
          <w:rFonts w:cs="Times New Roman"/>
          <w:szCs w:val="24"/>
        </w:rPr>
        <w:t xml:space="preserve">In other words, this shows that 80% or more of scenarios containing any given RCP or LULC will detect a significant change at the end of the projection period. </w:t>
      </w:r>
      <w:r>
        <w:rPr>
          <w:rFonts w:cs="Times New Roman"/>
          <w:szCs w:val="24"/>
        </w:rPr>
        <w:t xml:space="preserve">Relative counts are also high for GCM choice, though there are pockets of outliers with low detection rates. </w:t>
      </w:r>
      <w:r w:rsidR="00F004EA">
        <w:rPr>
          <w:rFonts w:cs="Times New Roman"/>
          <w:szCs w:val="24"/>
        </w:rPr>
        <w:t xml:space="preserve">For flood volume, relative counts are </w:t>
      </w:r>
      <w:r w:rsidR="00F004EA">
        <w:rPr>
          <w:rFonts w:cs="Times New Roman"/>
          <w:szCs w:val="24"/>
        </w:rPr>
        <w:lastRenderedPageBreak/>
        <w:t xml:space="preserve">consistently low (20% or less) for RCP and LULC choices, </w:t>
      </w:r>
      <w:r w:rsidR="000763DC">
        <w:rPr>
          <w:rFonts w:cs="Times New Roman"/>
          <w:szCs w:val="24"/>
        </w:rPr>
        <w:t xml:space="preserve">and while GCM counts are low there are outliers with high detection rates. </w:t>
      </w:r>
      <w:r w:rsidR="00F004EA">
        <w:rPr>
          <w:rFonts w:cs="Times New Roman"/>
          <w:szCs w:val="24"/>
        </w:rPr>
        <w:t>These results are consistent with findings from the single scenario analysis.</w:t>
      </w:r>
    </w:p>
    <w:p w14:paraId="7C627C9E" w14:textId="0B926523" w:rsidR="00626DE3" w:rsidRPr="00446D31" w:rsidRDefault="00B93D56" w:rsidP="0006584E">
      <w:pPr>
        <w:rPr>
          <w:rFonts w:cs="Times New Roman"/>
          <w:szCs w:val="24"/>
        </w:rPr>
      </w:pPr>
      <w:ins w:id="45" w:author="Matthew Chen" w:date="2022-06-27T16:43:00Z">
        <w:r>
          <w:rPr>
            <w:rFonts w:cs="Times New Roman"/>
            <w:noProof/>
            <w:szCs w:val="24"/>
          </w:rPr>
          <w:drawing>
            <wp:inline distT="0" distB="0" distL="0" distR="0" wp14:anchorId="0A3EB720" wp14:editId="6FC64A38">
              <wp:extent cx="5943600" cy="267462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ins>
    </w:p>
    <w:p w14:paraId="0C948449" w14:textId="77777777" w:rsidR="0006584E" w:rsidRDefault="0006584E" w:rsidP="0006584E">
      <w:pPr>
        <w:keepNext/>
      </w:pPr>
      <w:commentRangeStart w:id="46"/>
      <w:commentRangeStart w:id="47"/>
      <w:r>
        <w:rPr>
          <w:rFonts w:cs="Times New Roman"/>
          <w:b/>
          <w:bCs/>
          <w:noProof/>
          <w:szCs w:val="24"/>
        </w:rPr>
        <w:drawing>
          <wp:inline distT="0" distB="0" distL="0" distR="0" wp14:anchorId="2043F4A8" wp14:editId="6A0D991C">
            <wp:extent cx="6459903" cy="2534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496" cy="2543051"/>
                    </a:xfrm>
                    <a:prstGeom prst="rect">
                      <a:avLst/>
                    </a:prstGeom>
                    <a:noFill/>
                  </pic:spPr>
                </pic:pic>
              </a:graphicData>
            </a:graphic>
          </wp:inline>
        </w:drawing>
      </w:r>
      <w:commentRangeEnd w:id="46"/>
      <w:r w:rsidR="002A7893">
        <w:rPr>
          <w:rStyle w:val="CommentReference"/>
        </w:rPr>
        <w:commentReference w:id="46"/>
      </w:r>
      <w:commentRangeEnd w:id="47"/>
      <w:r w:rsidR="00777B50">
        <w:rPr>
          <w:rStyle w:val="CommentReference"/>
        </w:rPr>
        <w:commentReference w:id="47"/>
      </w:r>
    </w:p>
    <w:p w14:paraId="38A389C2" w14:textId="1B07A1B1" w:rsidR="0006584E" w:rsidRDefault="0006584E" w:rsidP="0006584E">
      <w:pPr>
        <w:pStyle w:val="Caption"/>
        <w:rPr>
          <w:b w:val="0"/>
          <w:bCs/>
        </w:rPr>
      </w:pPr>
      <w:r>
        <w:t xml:space="preserve">Figure </w:t>
      </w:r>
      <w:fldSimple w:instr=" SEQ Figure \* ARABIC ">
        <w:r w:rsidR="002B625A">
          <w:rPr>
            <w:noProof/>
          </w:rPr>
          <w:t>3</w:t>
        </w:r>
      </w:fldSimple>
      <w:r>
        <w:t xml:space="preserve">. </w:t>
      </w:r>
      <w:r>
        <w:rPr>
          <w:b w:val="0"/>
          <w:bCs/>
        </w:rPr>
        <w:t>Annual relative counts of significant detections for the entire ensemble, with the reliability objective shown on the right and flood volume shown on the left</w:t>
      </w:r>
    </w:p>
    <w:p w14:paraId="01C150CA" w14:textId="4164224B" w:rsidR="0006584E" w:rsidRDefault="00CC11E9" w:rsidP="0006584E">
      <w:pPr>
        <w:rPr>
          <w:rFonts w:cs="Times New Roman"/>
          <w:szCs w:val="24"/>
        </w:rPr>
      </w:pPr>
      <w:ins w:id="48" w:author="Matthew Chen" w:date="2022-06-28T17:50:00Z">
        <w:r>
          <w:rPr>
            <w:rFonts w:cs="Times New Roman"/>
            <w:noProof/>
            <w:szCs w:val="24"/>
          </w:rPr>
          <w:lastRenderedPageBreak/>
          <w:drawing>
            <wp:inline distT="0" distB="0" distL="0" distR="0" wp14:anchorId="39845D01" wp14:editId="375AAAB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commentRangeStart w:id="49"/>
    <w:p w14:paraId="70450B97" w14:textId="77777777" w:rsidR="0006584E" w:rsidRDefault="0006584E" w:rsidP="0006584E">
      <w:pPr>
        <w:keepNext/>
      </w:pPr>
      <w:r w:rsidRPr="003D1CC9">
        <w:rPr>
          <w:rFonts w:cs="Times New Roman"/>
          <w:noProof/>
          <w:szCs w:val="24"/>
        </w:rPr>
        <mc:AlternateContent>
          <mc:Choice Requires="wpg">
            <w:drawing>
              <wp:inline distT="0" distB="0" distL="0" distR="0" wp14:anchorId="26B7BD56" wp14:editId="71E750E0">
                <wp:extent cx="6202265" cy="3191284"/>
                <wp:effectExtent l="0" t="0" r="8255" b="9525"/>
                <wp:docPr id="11" name="Group 1"/>
                <wp:cNvGraphicFramePr/>
                <a:graphic xmlns:a="http://schemas.openxmlformats.org/drawingml/2006/main">
                  <a:graphicData uri="http://schemas.microsoft.com/office/word/2010/wordprocessingGroup">
                    <wpg:wgp>
                      <wpg:cNvGrpSpPr/>
                      <wpg:grpSpPr>
                        <a:xfrm>
                          <a:off x="0" y="0"/>
                          <a:ext cx="6202265" cy="3191284"/>
                          <a:chOff x="0" y="0"/>
                          <a:chExt cx="9023197" cy="4667439"/>
                        </a:xfrm>
                      </wpg:grpSpPr>
                      <wpg:grpSp>
                        <wpg:cNvPr id="12" name="Group 12"/>
                        <wpg:cNvGrpSpPr/>
                        <wpg:grpSpPr>
                          <a:xfrm>
                            <a:off x="0" y="2333720"/>
                            <a:ext cx="9023197" cy="2333719"/>
                            <a:chOff x="0" y="2333720"/>
                            <a:chExt cx="9023197" cy="2333719"/>
                          </a:xfrm>
                        </wpg:grpSpPr>
                        <pic:pic xmlns:pic="http://schemas.openxmlformats.org/drawingml/2006/picture">
                          <pic:nvPicPr>
                            <pic:cNvPr id="13" name="Picture 13" descr="Chart, histo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2333722"/>
                              <a:ext cx="3111623" cy="2333717"/>
                            </a:xfrm>
                            <a:prstGeom prst="rect">
                              <a:avLst/>
                            </a:prstGeom>
                          </pic:spPr>
                        </pic:pic>
                        <pic:pic xmlns:pic="http://schemas.openxmlformats.org/drawingml/2006/picture">
                          <pic:nvPicPr>
                            <pic:cNvPr id="14" name="Picture 14" descr="Chart, bar chart, histo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911574" y="2333720"/>
                              <a:ext cx="3111623" cy="2333717"/>
                            </a:xfrm>
                            <a:prstGeom prst="rect">
                              <a:avLst/>
                            </a:prstGeom>
                          </pic:spPr>
                        </pic:pic>
                        <pic:pic xmlns:pic="http://schemas.openxmlformats.org/drawingml/2006/picture">
                          <pic:nvPicPr>
                            <pic:cNvPr id="15" name="Picture 15" descr="Chart, bar ch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945500" y="2333721"/>
                              <a:ext cx="3111623" cy="2333718"/>
                            </a:xfrm>
                            <a:prstGeom prst="rect">
                              <a:avLst/>
                            </a:prstGeom>
                          </pic:spPr>
                        </pic:pic>
                      </wpg:grpSp>
                      <wpg:grpSp>
                        <wpg:cNvPr id="16" name="Group 16"/>
                        <wpg:cNvGrpSpPr/>
                        <wpg:grpSpPr>
                          <a:xfrm>
                            <a:off x="1" y="0"/>
                            <a:ext cx="9023195" cy="2333720"/>
                            <a:chOff x="1" y="0"/>
                            <a:chExt cx="9023195" cy="2333720"/>
                          </a:xfrm>
                        </wpg:grpSpPr>
                        <pic:pic xmlns:pic="http://schemas.openxmlformats.org/drawingml/2006/picture">
                          <pic:nvPicPr>
                            <pic:cNvPr id="17" name="Picture 17" descr="Chart, histo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 y="3"/>
                              <a:ext cx="3111622" cy="2333717"/>
                            </a:xfrm>
                            <a:prstGeom prst="rect">
                              <a:avLst/>
                            </a:prstGeom>
                          </pic:spPr>
                        </pic:pic>
                        <pic:pic xmlns:pic="http://schemas.openxmlformats.org/drawingml/2006/picture">
                          <pic:nvPicPr>
                            <pic:cNvPr id="19" name="Picture 19" descr="Chart, bar chart&#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945501" y="1"/>
                              <a:ext cx="3111624" cy="2333718"/>
                            </a:xfrm>
                            <a:prstGeom prst="rect">
                              <a:avLst/>
                            </a:prstGeom>
                          </pic:spPr>
                        </pic:pic>
                        <pic:pic xmlns:pic="http://schemas.openxmlformats.org/drawingml/2006/picture">
                          <pic:nvPicPr>
                            <pic:cNvPr id="24" name="Picture 24" descr="Chart, histo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5911574" y="0"/>
                              <a:ext cx="3111622" cy="2333717"/>
                            </a:xfrm>
                            <a:prstGeom prst="rect">
                              <a:avLst/>
                            </a:prstGeom>
                          </pic:spPr>
                        </pic:pic>
                      </wpg:grpSp>
                    </wpg:wgp>
                  </a:graphicData>
                </a:graphic>
              </wp:inline>
            </w:drawing>
          </mc:Choice>
          <mc:Fallback xmlns:oel="http://schemas.microsoft.com/office/2019/extlst">
            <w:pict>
              <v:group w14:anchorId="2C9F87AC" id="Group 1" o:spid="_x0000_s1026" style="width:488.35pt;height:251.3pt;mso-position-horizontal-relative:char;mso-position-vertical-relative:line" coordsize="90231,46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">
                <v:group id="Group 12" o:spid="_x0000_s1027" style="position:absolute;top:23337;width:90231;height:23337" coordorigin=",23337" coordsize="90231,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28" type="#_x0000_t75" alt="Chart, histogram&#10;&#10;Description automatically generated" style="position:absolute;top:23337;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">
                    <v:imagedata r:id="rId38" o:title="Chart, histogram&#10;&#10;Description automatically generated"/>
                  </v:shape>
                  <v:shape id="Picture 14" o:spid="_x0000_s1029" type="#_x0000_t75" alt="Chart, bar chart, histogram&#10;&#10;Description automatically generated" style="position:absolute;left:59115;top:23337;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">
                    <v:imagedata r:id="rId39" o:title="Chart, bar chart, histogram&#10;&#10;Description automatically generated"/>
                  </v:shape>
                  <v:shape id="Picture 15" o:spid="_x0000_s1030" type="#_x0000_t75" alt="Chart, bar chart&#10;&#10;Description automatically generated" style="position:absolute;left:29455;top:23337;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">
                    <v:imagedata r:id="rId40" o:title="Chart, bar chart&#10;&#10;Description automatically generated"/>
                  </v:shape>
                </v:group>
                <v:group id="Group 16" o:spid="_x0000_s1031" style="position:absolute;width:90231;height:23337" coordorigin="" coordsize="90231,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32" type="#_x0000_t75" alt="Chart, histogram&#10;&#10;Description automatically generated" style="position:absolute;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">
                    <v:imagedata r:id="rId41" o:title="Chart, histogram&#10;&#10;Description automatically generated"/>
                  </v:shape>
                  <v:shape id="Picture 19" o:spid="_x0000_s1033" type="#_x0000_t75" alt="Chart, bar chart&#10;&#10;Description automatically generated" style="position:absolute;left:29455;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">
                    <v:imagedata r:id="rId42" o:title="Chart, bar chart&#10;&#10;Description automatically generated"/>
                  </v:shape>
                  <v:shape id="Picture 24" o:spid="_x0000_s1034" type="#_x0000_t75" alt="Chart, histogram&#10;&#10;Description automatically generated" style="position:absolute;left:59115;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">
                    <v:imagedata r:id="rId43" o:title="Chart, histogram&#10;&#10;Description automatically generated"/>
                  </v:shape>
                </v:group>
                <w10:anchorlock/>
              </v:group>
            </w:pict>
          </mc:Fallback>
        </mc:AlternateContent>
      </w:r>
      <w:commentRangeEnd w:id="49"/>
      <w:r w:rsidR="00FF3F78">
        <w:rPr>
          <w:rStyle w:val="CommentReference"/>
        </w:rPr>
        <w:commentReference w:id="49"/>
      </w:r>
    </w:p>
    <w:p w14:paraId="23DA9CE1" w14:textId="25516446" w:rsidR="0006584E" w:rsidRDefault="0006584E" w:rsidP="0006584E">
      <w:pPr>
        <w:pStyle w:val="Caption"/>
        <w:rPr>
          <w:rFonts w:cs="Times New Roman"/>
          <w:szCs w:val="24"/>
        </w:rPr>
      </w:pPr>
      <w:r>
        <w:t xml:space="preserve">Figure </w:t>
      </w:r>
      <w:fldSimple w:instr=" SEQ Figure \* ARABIC ">
        <w:r w:rsidR="002B625A">
          <w:rPr>
            <w:noProof/>
          </w:rPr>
          <w:t>4</w:t>
        </w:r>
      </w:fldSimple>
      <w:r>
        <w:t xml:space="preserve">. </w:t>
      </w:r>
      <w:r>
        <w:rPr>
          <w:b w:val="0"/>
          <w:bCs/>
        </w:rPr>
        <w:t>Distribution of relative detection counts at the end of the projection period (2098) sorted by GCM/RCP/LULC for reliability (top) and flood volume (bottom)</w:t>
      </w:r>
    </w:p>
    <w:p w14:paraId="14C11DA9" w14:textId="77777777" w:rsidR="0006584E" w:rsidRDefault="0006584E" w:rsidP="0006584E">
      <w:pPr>
        <w:rPr>
          <w:rFonts w:cs="Times New Roman"/>
          <w:szCs w:val="24"/>
        </w:rPr>
      </w:pPr>
    </w:p>
    <w:p w14:paraId="4F9B9F88" w14:textId="77777777" w:rsidR="0006584E" w:rsidRDefault="0006584E" w:rsidP="0006584E">
      <w:pPr>
        <w:rPr>
          <w:rFonts w:cs="Times New Roman"/>
          <w:szCs w:val="24"/>
        </w:rPr>
      </w:pPr>
    </w:p>
    <w:bookmarkEnd w:id="43"/>
    <w:p w14:paraId="635FEB87" w14:textId="5167D87F" w:rsidR="0006584E" w:rsidRDefault="0006584E" w:rsidP="0006584E"/>
    <w:p w14:paraId="17E96D4F" w14:textId="28F08E13" w:rsidR="0006584E" w:rsidRDefault="0006584E" w:rsidP="0006584E">
      <w:pPr>
        <w:pStyle w:val="Heading2"/>
      </w:pPr>
      <w:commentRangeStart w:id="50"/>
      <w:r>
        <w:t>Global Sensitivity</w:t>
      </w:r>
      <w:commentRangeEnd w:id="50"/>
      <w:r w:rsidR="008473FE">
        <w:rPr>
          <w:rStyle w:val="CommentReference"/>
          <w:rFonts w:eastAsiaTheme="minorHAnsi" w:cstheme="minorBidi"/>
          <w:b w:val="0"/>
          <w:color w:val="auto"/>
        </w:rPr>
        <w:commentReference w:id="50"/>
      </w:r>
    </w:p>
    <w:p w14:paraId="5BB57BDA" w14:textId="5C5D4AA9" w:rsidR="005F67A4" w:rsidRDefault="005F67A4" w:rsidP="0006584E"/>
    <w:p w14:paraId="020627E4" w14:textId="26693620" w:rsidR="005F67A4" w:rsidRDefault="005F67A4" w:rsidP="0006584E">
      <w:r>
        <w:t xml:space="preserve">The </w:t>
      </w:r>
      <w:proofErr w:type="spellStart"/>
      <w:r>
        <w:t>Sobol</w:t>
      </w:r>
      <w:proofErr w:type="spellEnd"/>
      <w:r>
        <w:t xml:space="preserve"> sensitivity analysis confirms the result from the multiple and single scenario analysis that GCM contributes to the greatest variability in results</w:t>
      </w:r>
      <w:r w:rsidR="00E76C85">
        <w:t xml:space="preserve"> (Table 3)</w:t>
      </w:r>
      <w:r>
        <w:t xml:space="preserve">. For total order sensitivity, choice of GCM </w:t>
      </w:r>
      <w:r w:rsidR="00E76C85">
        <w:t xml:space="preserve">contributes a </w:t>
      </w:r>
      <w:proofErr w:type="spellStart"/>
      <w:r w:rsidR="00E76C85">
        <w:t>Sobol</w:t>
      </w:r>
      <w:proofErr w:type="spellEnd"/>
      <w:r w:rsidR="00E76C85">
        <w:t xml:space="preserve"> sensitivity index of 1.01 and 1.035 for reliability and flood volume, respectively. RCP, which represents the effects of climate change is next in importance, but only through its interaction with GCM choice. Its total order sensitivity is 0.296 and 0.284, respectively for reliability and flood volume objectives. However, RCP has essentially no first order contribution</w:t>
      </w:r>
      <w:r w:rsidR="00185148">
        <w:t xml:space="preserve"> for reliability and little for flood volume</w:t>
      </w:r>
      <w:r w:rsidR="00E76C85">
        <w:t xml:space="preserve"> </w:t>
      </w:r>
      <w:r w:rsidR="00185148">
        <w:t xml:space="preserve">(GCM is notably higher in both), but through its iteration with GCM it carries the highest second order sensitivity index. </w:t>
      </w:r>
      <w:r w:rsidR="00A24930">
        <w:t>Bootstrap confidence intervals for the sensitivity indices are reasonably small</w:t>
      </w:r>
      <w:r w:rsidR="00D822D3">
        <w:t>, at less than 10% except for the second order GCM/LULC interaction for reliability</w:t>
      </w:r>
      <w:r w:rsidR="00A24930">
        <w:t xml:space="preserve">. </w:t>
      </w:r>
    </w:p>
    <w:p w14:paraId="122ABC06" w14:textId="77777777" w:rsidR="00A24930" w:rsidRDefault="00A24930" w:rsidP="0006584E"/>
    <w:p w14:paraId="32A0B759" w14:textId="55D8CBB0" w:rsidR="005F67A4" w:rsidRDefault="005F67A4" w:rsidP="005F67A4">
      <w:pPr>
        <w:pStyle w:val="Caption"/>
        <w:keepNext/>
        <w:jc w:val="center"/>
      </w:pPr>
      <w:commentRangeStart w:id="51"/>
      <w:commentRangeStart w:id="52"/>
      <w:r>
        <w:t xml:space="preserve">Table </w:t>
      </w:r>
      <w:fldSimple w:instr=" SEQ Table \* ARABIC ">
        <w:r w:rsidR="002B625A">
          <w:rPr>
            <w:noProof/>
          </w:rPr>
          <w:t>3</w:t>
        </w:r>
      </w:fldSimple>
      <w:r>
        <w:t xml:space="preserve">. </w:t>
      </w:r>
      <w:proofErr w:type="spellStart"/>
      <w:r w:rsidRPr="00E2221F">
        <w:rPr>
          <w:b w:val="0"/>
          <w:bCs/>
        </w:rPr>
        <w:t>Sobol</w:t>
      </w:r>
      <w:proofErr w:type="spellEnd"/>
      <w:r w:rsidRPr="00E2221F">
        <w:rPr>
          <w:b w:val="0"/>
          <w:bCs/>
        </w:rPr>
        <w:t xml:space="preserve"> sensitivity analysis</w:t>
      </w:r>
      <w:commentRangeEnd w:id="51"/>
      <w:r w:rsidR="008473FE">
        <w:rPr>
          <w:rStyle w:val="CommentReference"/>
          <w:b w:val="0"/>
          <w:i w:val="0"/>
          <w:iCs w:val="0"/>
          <w:color w:val="auto"/>
        </w:rPr>
        <w:commentReference w:id="51"/>
      </w:r>
      <w:commentRangeEnd w:id="52"/>
      <w:r w:rsidR="00777B50">
        <w:rPr>
          <w:rStyle w:val="CommentReference"/>
          <w:b w:val="0"/>
          <w:i w:val="0"/>
          <w:iCs w:val="0"/>
          <w:color w:val="auto"/>
        </w:rPr>
        <w:commentReference w:id="52"/>
      </w:r>
    </w:p>
    <w:p w14:paraId="19FF3712" w14:textId="0C7BE390" w:rsidR="005F67A4" w:rsidRDefault="005F67A4" w:rsidP="005F67A4">
      <w:pPr>
        <w:jc w:val="center"/>
      </w:pPr>
      <w:r w:rsidRPr="005F67A4">
        <w:rPr>
          <w:noProof/>
        </w:rPr>
        <w:drawing>
          <wp:inline distT="0" distB="0" distL="0" distR="0" wp14:anchorId="00C59807" wp14:editId="7BBA4CB3">
            <wp:extent cx="5943600" cy="2419985"/>
            <wp:effectExtent l="0" t="0" r="0" b="0"/>
            <wp:docPr id="1" name="Picture 3">
              <a:extLst xmlns:a="http://schemas.openxmlformats.org/drawingml/2006/main">
                <a:ext uri="{FF2B5EF4-FFF2-40B4-BE49-F238E27FC236}">
                  <a16:creationId xmlns:a16="http://schemas.microsoft.com/office/drawing/2014/main" id="{7CBF95FC-17DC-4141-8C0C-3D4ADEB4B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BF95FC-17DC-4141-8C0C-3D4ADEB4B175}"/>
                        </a:ext>
                      </a:extLst>
                    </pic:cNvPr>
                    <pic:cNvPicPr>
                      <a:picLocks noChangeAspect="1"/>
                    </pic:cNvPicPr>
                  </pic:nvPicPr>
                  <pic:blipFill>
                    <a:blip r:embed="rId44"/>
                    <a:stretch>
                      <a:fillRect/>
                    </a:stretch>
                  </pic:blipFill>
                  <pic:spPr>
                    <a:xfrm>
                      <a:off x="0" y="0"/>
                      <a:ext cx="5943600" cy="2419985"/>
                    </a:xfrm>
                    <a:prstGeom prst="rect">
                      <a:avLst/>
                    </a:prstGeom>
                  </pic:spPr>
                </pic:pic>
              </a:graphicData>
            </a:graphic>
          </wp:inline>
        </w:drawing>
      </w:r>
    </w:p>
    <w:p w14:paraId="07D5B354" w14:textId="77777777" w:rsidR="00A24930" w:rsidRDefault="00A24930" w:rsidP="005F67A4">
      <w:pPr>
        <w:jc w:val="center"/>
      </w:pPr>
    </w:p>
    <w:p w14:paraId="2A5652E5" w14:textId="01A47391" w:rsidR="0006584E" w:rsidRDefault="00B4010B" w:rsidP="00B4010B">
      <w:pPr>
        <w:pStyle w:val="Heading2"/>
      </w:pPr>
      <w:r>
        <w:t>Objective Severity</w:t>
      </w:r>
    </w:p>
    <w:p w14:paraId="1CF2220C" w14:textId="77777777" w:rsidR="00C01778" w:rsidRPr="00C01778" w:rsidRDefault="00C01778" w:rsidP="00C01778"/>
    <w:p w14:paraId="2D233235" w14:textId="7373F85E" w:rsidR="00A24930" w:rsidRDefault="00FA6F25" w:rsidP="00A24930">
      <w:r>
        <w:t xml:space="preserve">It was also asked if there was a relationship between </w:t>
      </w:r>
      <w:r w:rsidR="0061107A">
        <w:t>first detection year</w:t>
      </w:r>
      <w:r>
        <w:t xml:space="preserve"> and </w:t>
      </w:r>
      <w:r w:rsidR="0061107A">
        <w:t xml:space="preserve">the objective projection at the end of the detection for the same scenario (Figure 5). </w:t>
      </w:r>
      <w:r w:rsidR="001D690D">
        <w:t xml:space="preserve">For reliability, earlier detection years have a wide range of possible </w:t>
      </w:r>
      <w:r w:rsidR="00DF7F4B">
        <w:t>outcomes,</w:t>
      </w:r>
      <w:r w:rsidR="001D690D">
        <w:t xml:space="preserve"> but later detection years occur for predominately less severe </w:t>
      </w:r>
      <w:r w:rsidR="00DF7F4B">
        <w:t xml:space="preserve">scenarios. </w:t>
      </w:r>
      <w:commentRangeStart w:id="53"/>
      <w:r w:rsidR="00DF7F4B">
        <w:t>Thus, severe scenarios are more likely to be detected earlier than later and are not likely to go undetected</w:t>
      </w:r>
      <w:commentRangeEnd w:id="53"/>
      <w:r w:rsidR="004A4B78">
        <w:rPr>
          <w:rStyle w:val="CommentReference"/>
        </w:rPr>
        <w:commentReference w:id="53"/>
      </w:r>
      <w:r w:rsidR="00DF7F4B">
        <w:t xml:space="preserve">. This is confirmed by distribution of reliability for no-detect scenarios, which are centered and concentrated on high values. </w:t>
      </w:r>
      <w:commentRangeStart w:id="54"/>
      <w:r w:rsidR="00DF7F4B">
        <w:t>For flood volume, there is little relationship between detection year and severity.</w:t>
      </w:r>
      <w:commentRangeEnd w:id="54"/>
      <w:r w:rsidR="00B31540">
        <w:rPr>
          <w:rStyle w:val="CommentReference"/>
        </w:rPr>
        <w:commentReference w:id="54"/>
      </w:r>
      <w:r w:rsidR="00DF7F4B">
        <w:t xml:space="preserve"> However, as shown previously, most scenarios show no detection, and these objectives are concentrated on lower values. </w:t>
      </w:r>
    </w:p>
    <w:p w14:paraId="5538B8C2" w14:textId="152B8614" w:rsidR="0061107A" w:rsidRDefault="0061107A" w:rsidP="00A24930"/>
    <w:p w14:paraId="5FA7603B" w14:textId="77777777" w:rsidR="0061107A" w:rsidRDefault="0061107A" w:rsidP="0061107A">
      <w:pPr>
        <w:keepNext/>
      </w:pPr>
      <w:r w:rsidRPr="0061107A">
        <w:rPr>
          <w:noProof/>
        </w:rPr>
        <mc:AlternateContent>
          <mc:Choice Requires="wpg">
            <w:drawing>
              <wp:inline distT="0" distB="0" distL="0" distR="0" wp14:anchorId="0E252C27" wp14:editId="14732538">
                <wp:extent cx="6139543" cy="2291443"/>
                <wp:effectExtent l="0" t="0" r="0" b="0"/>
                <wp:docPr id="25" name="Group 3"/>
                <wp:cNvGraphicFramePr/>
                <a:graphic xmlns:a="http://schemas.openxmlformats.org/drawingml/2006/main">
                  <a:graphicData uri="http://schemas.microsoft.com/office/word/2010/wordprocessingGroup">
                    <wpg:wgp>
                      <wpg:cNvGrpSpPr/>
                      <wpg:grpSpPr>
                        <a:xfrm>
                          <a:off x="0" y="0"/>
                          <a:ext cx="6139543" cy="2291443"/>
                          <a:chOff x="0" y="0"/>
                          <a:chExt cx="7986175" cy="3053123"/>
                        </a:xfrm>
                      </wpg:grpSpPr>
                      <pic:pic xmlns:pic="http://schemas.openxmlformats.org/drawingml/2006/picture">
                        <pic:nvPicPr>
                          <pic:cNvPr id="26" name="Picture 26" descr="Chart, scatter char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70830" cy="3053123"/>
                          </a:xfrm>
                          <a:prstGeom prst="rect">
                            <a:avLst/>
                          </a:prstGeom>
                        </pic:spPr>
                      </pic:pic>
                      <pic:pic xmlns:pic="http://schemas.openxmlformats.org/drawingml/2006/picture">
                        <pic:nvPicPr>
                          <pic:cNvPr id="27" name="Picture 27" descr="Chart, scatter chart&#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915346" y="0"/>
                            <a:ext cx="4070829" cy="3053122"/>
                          </a:xfrm>
                          <a:prstGeom prst="rect">
                            <a:avLst/>
                          </a:prstGeom>
                        </pic:spPr>
                      </pic:pic>
                    </wpg:wgp>
                  </a:graphicData>
                </a:graphic>
              </wp:inline>
            </w:drawing>
          </mc:Choice>
          <mc:Fallback xmlns:oel="http://schemas.microsoft.com/office/2019/extlst">
            <w:pict>
              <v:group w14:anchorId="1B94A587" id="Group 3" o:spid="_x0000_s1026" style="width:483.45pt;height:180.45pt;mso-position-horizontal-relative:char;mso-position-vertical-relative:line" coordsize="79861,30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Chart, scatter chart&#10;&#10;Description automatically generated" style="position:absolute;width:40708;height:30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">
                  <v:imagedata r:id="rId47" o:title="Chart, scatter chart&#10;&#10;Description automatically generated"/>
                </v:shape>
                <v:shape id="Picture 27" o:spid="_x0000_s1028" type="#_x0000_t75" alt="Chart, scatter chart&#10;&#10;Description automatically generated" style="position:absolute;left:39153;width:40708;height:30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">
                  <v:imagedata r:id="rId48" o:title="Chart, scatter chart&#10;&#10;Description automatically generated"/>
                </v:shape>
                <w10:anchorlock/>
              </v:group>
            </w:pict>
          </mc:Fallback>
        </mc:AlternateContent>
      </w:r>
    </w:p>
    <w:p w14:paraId="44E71BA6" w14:textId="190B2DCB" w:rsidR="0061107A" w:rsidRPr="00A24930" w:rsidRDefault="0061107A" w:rsidP="0061107A">
      <w:pPr>
        <w:pStyle w:val="Caption"/>
      </w:pPr>
      <w:r>
        <w:t xml:space="preserve">Figure </w:t>
      </w:r>
      <w:fldSimple w:instr=" SEQ Figure \* ARABIC ">
        <w:r w:rsidR="002B625A">
          <w:rPr>
            <w:noProof/>
          </w:rPr>
          <w:t>5</w:t>
        </w:r>
      </w:fldSimple>
      <w:r>
        <w:t xml:space="preserve">. </w:t>
      </w:r>
      <w:r w:rsidR="001D690D" w:rsidRPr="00E2221F">
        <w:rPr>
          <w:b w:val="0"/>
          <w:bCs/>
        </w:rPr>
        <w:t>Detection year plotted against reliability (left) and flood volume (right) at the end of the projection period. “ND” represents the distribution of no-detect scenarios</w:t>
      </w:r>
    </w:p>
    <w:p w14:paraId="7AFE2D97" w14:textId="2496502D" w:rsidR="00B4010B" w:rsidRDefault="00B4010B" w:rsidP="00B4010B"/>
    <w:p w14:paraId="47D56F97" w14:textId="4F463D32" w:rsidR="00B4010B" w:rsidRDefault="00B4010B" w:rsidP="00B4010B">
      <w:pPr>
        <w:pStyle w:val="Heading2"/>
      </w:pPr>
      <w:commentRangeStart w:id="55"/>
      <w:r>
        <w:t>Historical Objectives</w:t>
      </w:r>
      <w:commentRangeEnd w:id="55"/>
      <w:r w:rsidR="001D7119">
        <w:rPr>
          <w:rStyle w:val="CommentReference"/>
          <w:rFonts w:eastAsiaTheme="minorHAnsi" w:cstheme="minorBidi"/>
          <w:b w:val="0"/>
          <w:color w:val="auto"/>
        </w:rPr>
        <w:commentReference w:id="55"/>
      </w:r>
    </w:p>
    <w:p w14:paraId="4DE17716" w14:textId="177404FC" w:rsidR="00B4010B" w:rsidRDefault="00B4010B" w:rsidP="00B4010B"/>
    <w:p w14:paraId="492DD412" w14:textId="66FDF7C6" w:rsidR="00B4010B" w:rsidRDefault="00C01778" w:rsidP="00B4010B">
      <w:r>
        <w:t xml:space="preserve">Since GCM contributes to the greatest variability in projected outcomes, it was asked if the models predict true historical objectives accurately (Figure 6). This was done by comparing model projections to objectives derived from observed inflows from 1997 to 2020. </w:t>
      </w:r>
      <w:r w:rsidR="0061408C">
        <w:t xml:space="preserve">It appears that </w:t>
      </w:r>
      <w:r w:rsidR="00D822D3">
        <w:t xml:space="preserve">the central tendency of </w:t>
      </w:r>
      <w:r w:rsidR="0061408C">
        <w:t xml:space="preserve">historical reliability lines up well with modeled values, though flood volume is </w:t>
      </w:r>
      <w:del w:id="56" w:author="Jon Herman" w:date="2022-03-23T13:22:00Z">
        <w:r w:rsidR="0061408C" w:rsidDel="001D7119">
          <w:delText xml:space="preserve">severely underpredicted </w:delText>
        </w:r>
      </w:del>
      <w:ins w:id="57" w:author="Jon Herman" w:date="2022-03-23T13:22:00Z">
        <w:r w:rsidR="001D7119">
          <w:t xml:space="preserve">over(?)predicted </w:t>
        </w:r>
      </w:ins>
      <w:r w:rsidR="0061408C">
        <w:t xml:space="preserve">which is also reflected in the predicted vs. observed peak inflow result. </w:t>
      </w:r>
      <w:r w:rsidR="00D822D3">
        <w:t>Variability for all objectives is high.</w:t>
      </w:r>
    </w:p>
    <w:p w14:paraId="5745A04C" w14:textId="77777777" w:rsidR="00C01778" w:rsidRDefault="00C01778" w:rsidP="00B4010B"/>
    <w:p w14:paraId="2471A779" w14:textId="77777777" w:rsidR="00C01778" w:rsidRDefault="00C01778" w:rsidP="00C01778">
      <w:pPr>
        <w:keepNext/>
      </w:pPr>
      <w:r>
        <w:rPr>
          <w:noProof/>
        </w:rPr>
        <w:drawing>
          <wp:inline distT="0" distB="0" distL="0" distR="0" wp14:anchorId="5CA1A9F6" wp14:editId="54C7D63C">
            <wp:extent cx="6106880" cy="1627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4391" cy="1648071"/>
                    </a:xfrm>
                    <a:prstGeom prst="rect">
                      <a:avLst/>
                    </a:prstGeom>
                    <a:noFill/>
                  </pic:spPr>
                </pic:pic>
              </a:graphicData>
            </a:graphic>
          </wp:inline>
        </w:drawing>
      </w:r>
    </w:p>
    <w:p w14:paraId="6F64CE4F" w14:textId="5A87F107" w:rsidR="00C01778" w:rsidRPr="00B4010B" w:rsidRDefault="00C01778" w:rsidP="00C01778">
      <w:pPr>
        <w:pStyle w:val="Caption"/>
      </w:pPr>
      <w:commentRangeStart w:id="58"/>
      <w:r>
        <w:t xml:space="preserve">Figure </w:t>
      </w:r>
      <w:fldSimple w:instr=" SEQ Figure \* ARABIC ">
        <w:r w:rsidR="002B625A">
          <w:rPr>
            <w:noProof/>
          </w:rPr>
          <w:t>6</w:t>
        </w:r>
      </w:fldSimple>
      <w:r>
        <w:t xml:space="preserve">. </w:t>
      </w:r>
      <w:commentRangeEnd w:id="58"/>
      <w:r w:rsidR="00777B50">
        <w:rPr>
          <w:rStyle w:val="CommentReference"/>
          <w:b w:val="0"/>
          <w:i w:val="0"/>
          <w:iCs w:val="0"/>
          <w:color w:val="auto"/>
        </w:rPr>
        <w:commentReference w:id="58"/>
      </w:r>
      <w:r w:rsidR="00E2221F" w:rsidRPr="00E2221F">
        <w:rPr>
          <w:b w:val="0"/>
          <w:bCs/>
        </w:rPr>
        <w:t>Mean objectives from</w:t>
      </w:r>
      <w:r w:rsidR="000D5139" w:rsidRPr="00E2221F">
        <w:rPr>
          <w:b w:val="0"/>
          <w:bCs/>
        </w:rPr>
        <w:t xml:space="preserve"> h</w:t>
      </w:r>
      <w:r w:rsidRPr="00E2221F">
        <w:rPr>
          <w:b w:val="0"/>
          <w:bCs/>
        </w:rPr>
        <w:t xml:space="preserve">istorical model projections vs. </w:t>
      </w:r>
      <w:r w:rsidR="000D5139" w:rsidRPr="00E2221F">
        <w:rPr>
          <w:b w:val="0"/>
          <w:bCs/>
        </w:rPr>
        <w:t xml:space="preserve">mean </w:t>
      </w:r>
      <w:r w:rsidRPr="00E2221F">
        <w:rPr>
          <w:b w:val="0"/>
          <w:bCs/>
        </w:rPr>
        <w:t>objectives from historical observatio</w:t>
      </w:r>
      <w:r w:rsidR="00E2221F">
        <w:rPr>
          <w:b w:val="0"/>
          <w:bCs/>
        </w:rPr>
        <w:t>ns in 1997-2020</w:t>
      </w:r>
    </w:p>
    <w:p w14:paraId="77FC7E48" w14:textId="585DBF70" w:rsidR="003F0DA8" w:rsidRDefault="003F0DA8" w:rsidP="003F0DA8"/>
    <w:p w14:paraId="1F860275" w14:textId="77777777" w:rsidR="007C1F9A" w:rsidRPr="003F0DA8" w:rsidRDefault="007C1F9A" w:rsidP="003F0DA8"/>
    <w:p w14:paraId="1BA72726" w14:textId="6EB80967" w:rsidR="00E30C3F" w:rsidRDefault="0061408C" w:rsidP="0061408C">
      <w:pPr>
        <w:pStyle w:val="Heading1"/>
      </w:pPr>
      <w:r>
        <w:lastRenderedPageBreak/>
        <w:t>Discussion and Conclusion</w:t>
      </w:r>
    </w:p>
    <w:p w14:paraId="7EEBDF7D" w14:textId="3A66D4AD" w:rsidR="003D4F77" w:rsidRDefault="0061408C" w:rsidP="0061408C">
      <w:r>
        <w:t>Both the single and the multiple scenario analysis show that the reliability objective is far more likely to exhibit a significant change within the projection period</w:t>
      </w:r>
      <w:r w:rsidR="00CC3853">
        <w:t xml:space="preserve"> as shown by a super-majority of scenarios in the context of this study</w:t>
      </w:r>
      <w:r>
        <w:t xml:space="preserve">. </w:t>
      </w:r>
      <w:r w:rsidR="007C1F9A">
        <w:t>Additionally, the</w:t>
      </w:r>
      <w:r>
        <w:t xml:space="preserve"> single scenario analysis showed that </w:t>
      </w:r>
      <w:r w:rsidR="007C1F9A">
        <w:t xml:space="preserve">detections are more likely to occur earlier than later. Flood volume, on the other hand, was dominated by no-detect scenarios. For these scenarios, it is thought that detection would occur after the year 2100 as climate driven impacts grow more severe. </w:t>
      </w:r>
      <w:r w:rsidR="003D4F77">
        <w:t xml:space="preserve">These results are useful to consider in the context of adapting water resources planning and management to climate change in the next century and </w:t>
      </w:r>
      <w:r w:rsidR="00D822D3">
        <w:t xml:space="preserve">vaguely describes </w:t>
      </w:r>
      <w:r w:rsidR="003D4F77">
        <w:t xml:space="preserve">how decisions should be timed. </w:t>
      </w:r>
      <w:r w:rsidR="00825800">
        <w:t xml:space="preserve">It was also shown </w:t>
      </w:r>
      <w:r w:rsidR="003D4F77">
        <w:t>that severe scenarios are not likely to go undetected, which may be a usefu</w:t>
      </w:r>
      <w:r w:rsidR="00825800">
        <w:t>l if not reassuring result for practice.</w:t>
      </w:r>
    </w:p>
    <w:p w14:paraId="0537EE52" w14:textId="7F56F0CC" w:rsidR="00CC3853" w:rsidRDefault="00825800" w:rsidP="0061408C">
      <w:r>
        <w:t xml:space="preserve">However, perhaps more important than the implications for engineering practice, </w:t>
      </w:r>
      <w:r w:rsidR="00D822D3">
        <w:t>are the driving factors behind</w:t>
      </w:r>
      <w:r>
        <w:t xml:space="preserve"> a “significant detection” in the context of this study.</w:t>
      </w:r>
      <w:r w:rsidR="007C1F9A">
        <w:t xml:space="preserve"> </w:t>
      </w:r>
      <w:r>
        <w:t>It remains</w:t>
      </w:r>
      <w:r w:rsidR="007C1F9A">
        <w:t xml:space="preserve"> unclear </w:t>
      </w:r>
      <w:proofErr w:type="gramStart"/>
      <w:r w:rsidR="007C1F9A">
        <w:t>whether or not</w:t>
      </w:r>
      <w:proofErr w:type="gramEnd"/>
      <w:r w:rsidR="007C1F9A">
        <w:t xml:space="preserve"> detections are driven by climate change as reflected in the choice of the RCP scenario, or by model variability.</w:t>
      </w:r>
      <w:r>
        <w:t xml:space="preserve"> </w:t>
      </w:r>
      <w:r w:rsidR="00181EFF">
        <w:t>For example, w</w:t>
      </w:r>
      <w:r>
        <w:t xml:space="preserve">hile the median </w:t>
      </w:r>
      <w:r w:rsidR="00181EFF">
        <w:t>first</w:t>
      </w:r>
      <w:r>
        <w:t xml:space="preserve"> detection year was generally increasing with more severe RCP pathways, it was also shown that </w:t>
      </w:r>
      <w:r w:rsidR="00AA128E">
        <w:t>more distant</w:t>
      </w:r>
      <w:r>
        <w:t xml:space="preserve"> detections correlate with less severe scenarios. If climate change </w:t>
      </w:r>
      <w:r w:rsidR="00AA128E">
        <w:t xml:space="preserve">severity </w:t>
      </w:r>
      <w:r>
        <w:t>were to correlate with more severe scenarios,</w:t>
      </w:r>
      <w:r w:rsidR="00181EFF">
        <w:t xml:space="preserve"> the opposite could be expected. That is, that median first detection year decreases with increasing climate severity. </w:t>
      </w:r>
    </w:p>
    <w:p w14:paraId="254DA50A" w14:textId="2CEC8EF2" w:rsidR="0061408C" w:rsidRDefault="00181EFF" w:rsidP="0061408C">
      <w:r>
        <w:t>One explanation for these seemingly contradictory results is the variability contributed by GCM choice.</w:t>
      </w:r>
      <w:r w:rsidR="007C1F9A">
        <w:t xml:space="preserve"> </w:t>
      </w:r>
      <w:r w:rsidR="003D5246">
        <w:t xml:space="preserve">It </w:t>
      </w:r>
      <w:r w:rsidR="007C1F9A">
        <w:t>was shown that the choice of GCM dominated global sensitivity of first detection year – and contributes to the greatest variability in results</w:t>
      </w:r>
      <w:r w:rsidR="00CC3853">
        <w:t xml:space="preserve"> either on its own or through its interaction with RCP</w:t>
      </w:r>
      <w:r w:rsidR="007C1F9A">
        <w:t>.</w:t>
      </w:r>
      <w:r w:rsidR="00CC3853">
        <w:t xml:space="preserve"> Thus, it becomes almost impossible to separate fundamental modeling</w:t>
      </w:r>
      <w:r w:rsidR="007C1F9A">
        <w:t xml:space="preserve"> </w:t>
      </w:r>
      <w:r w:rsidR="00CC3853">
        <w:t>error</w:t>
      </w:r>
      <w:r w:rsidR="008759AF">
        <w:t xml:space="preserve"> and variability</w:t>
      </w:r>
      <w:r w:rsidR="00CC3853">
        <w:t xml:space="preserve"> from significant detections. A clear example of this is in the flood volume objective, where it was shown that </w:t>
      </w:r>
      <w:r w:rsidR="00A243D8">
        <w:t xml:space="preserve">models severely underpredicted historical flood volume – which may be related to the fact that most scenarios did not detect a significant change for flooding. </w:t>
      </w:r>
      <w:r w:rsidR="009F7642">
        <w:t>The</w:t>
      </w:r>
      <w:r w:rsidR="003D7D5E">
        <w:t xml:space="preserve"> role of </w:t>
      </w:r>
      <w:r w:rsidR="00A243D8">
        <w:t xml:space="preserve">climate change </w:t>
      </w:r>
      <w:r w:rsidR="003D7D5E">
        <w:t>on detection time</w:t>
      </w:r>
      <w:r w:rsidR="00A243D8">
        <w:t xml:space="preserve"> becomes difficult to see. </w:t>
      </w:r>
      <w:r w:rsidR="003D5246">
        <w:t xml:space="preserve">For reliability, it can be argued that the hydrologic models, which are driven by GCM inputs, predicted </w:t>
      </w:r>
      <w:r w:rsidR="00A243D8">
        <w:t xml:space="preserve">central tendency of </w:t>
      </w:r>
      <w:r w:rsidR="003D5246">
        <w:t xml:space="preserve">the </w:t>
      </w:r>
      <w:r w:rsidR="00E2221F">
        <w:t xml:space="preserve">mean </w:t>
      </w:r>
      <w:r w:rsidR="003D5246">
        <w:t>historical objective</w:t>
      </w:r>
      <w:r w:rsidR="00A243D8">
        <w:t>. However, these results ranged from 70-100% reliability, which represents a wide variability f</w:t>
      </w:r>
      <w:r w:rsidR="00E2221F">
        <w:t>or a 23-year long comparison. Until modeling error can be reduced and results from different GCM’s become more consistent</w:t>
      </w:r>
      <w:r w:rsidR="008D66F8">
        <w:t>, even statistically significant detection</w:t>
      </w:r>
      <w:r w:rsidR="000743E8">
        <w:t>s</w:t>
      </w:r>
      <w:r w:rsidR="008D66F8">
        <w:t xml:space="preserve"> in system objectives will be clouded </w:t>
      </w:r>
      <w:r w:rsidR="003D7D5E">
        <w:t>by variability from other sources</w:t>
      </w:r>
      <w:r w:rsidR="008D66F8">
        <w:t xml:space="preserve">, and the true effect of climate change </w:t>
      </w:r>
      <w:r w:rsidR="00AA128E">
        <w:t xml:space="preserve">on detection time </w:t>
      </w:r>
      <w:r w:rsidR="000D5AD8">
        <w:t xml:space="preserve">may </w:t>
      </w:r>
      <w:r w:rsidR="008D66F8">
        <w:t xml:space="preserve">become difficult to interpret. </w:t>
      </w:r>
    </w:p>
    <w:p w14:paraId="1914E075" w14:textId="50F3A75E" w:rsidR="009C56B1" w:rsidRDefault="009C56B1" w:rsidP="0061408C"/>
    <w:p w14:paraId="2E68AA33" w14:textId="00563355" w:rsidR="009C56B1" w:rsidRDefault="009C56B1" w:rsidP="0061408C"/>
    <w:p w14:paraId="05FBFE54" w14:textId="2F5883B5" w:rsidR="009C56B1" w:rsidRDefault="009C56B1" w:rsidP="0061408C"/>
    <w:p w14:paraId="0CFF2382" w14:textId="3301F7C3" w:rsidR="009C56B1" w:rsidRDefault="009C56B1" w:rsidP="0061408C"/>
    <w:p w14:paraId="6D8ABCE4" w14:textId="77777777" w:rsidR="009C56B1" w:rsidRDefault="009C56B1" w:rsidP="0061408C"/>
    <w:p w14:paraId="49CA7C5E" w14:textId="693B68E8" w:rsidR="009C56B1" w:rsidRDefault="009C56B1" w:rsidP="009C56B1">
      <w:pPr>
        <w:pStyle w:val="Heading1"/>
      </w:pPr>
      <w:r>
        <w:lastRenderedPageBreak/>
        <w:t>References</w:t>
      </w:r>
    </w:p>
    <w:p w14:paraId="27346D8A" w14:textId="77777777" w:rsidR="009C56B1" w:rsidRPr="009C56B1" w:rsidRDefault="009C56B1" w:rsidP="009C56B1"/>
    <w:p w14:paraId="15D8BFDF" w14:textId="57155A70"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fldChar w:fldCharType="begin" w:fldLock="1"/>
      </w:r>
      <w:r w:rsidRPr="000318F1">
        <w:rPr>
          <w:lang w:val="fr-FR"/>
        </w:rPr>
        <w:instrText xml:space="preserve">ADDIN Mendeley Bibliography CSL_BIBLIOGRAPHY </w:instrText>
      </w:r>
      <w:r>
        <w:fldChar w:fldCharType="separate"/>
      </w:r>
      <w:r w:rsidRPr="000318F1">
        <w:rPr>
          <w:rFonts w:cs="Times New Roman"/>
          <w:noProof/>
          <w:szCs w:val="24"/>
          <w:lang w:val="fr-FR"/>
        </w:rPr>
        <w:t xml:space="preserve">Chen, J., Brissette, F. P., &amp; Leconte, R. (2011). </w:t>
      </w:r>
      <w:r w:rsidRPr="009C56B1">
        <w:rPr>
          <w:rFonts w:cs="Times New Roman"/>
          <w:noProof/>
          <w:szCs w:val="24"/>
        </w:rPr>
        <w:t xml:space="preserve">Uncertainty of downscaling method in quantifying the impact of climate change on hydrology. </w:t>
      </w:r>
      <w:r w:rsidRPr="009C56B1">
        <w:rPr>
          <w:rFonts w:cs="Times New Roman"/>
          <w:i/>
          <w:iCs/>
          <w:noProof/>
          <w:szCs w:val="24"/>
        </w:rPr>
        <w:t>Journal of Hydrology</w:t>
      </w:r>
      <w:r w:rsidRPr="009C56B1">
        <w:rPr>
          <w:rFonts w:cs="Times New Roman"/>
          <w:noProof/>
          <w:szCs w:val="24"/>
        </w:rPr>
        <w:t xml:space="preserve">, </w:t>
      </w:r>
      <w:r w:rsidRPr="009C56B1">
        <w:rPr>
          <w:rFonts w:cs="Times New Roman"/>
          <w:i/>
          <w:iCs/>
          <w:noProof/>
          <w:szCs w:val="24"/>
        </w:rPr>
        <w:t>401</w:t>
      </w:r>
      <w:r w:rsidRPr="009C56B1">
        <w:rPr>
          <w:rFonts w:cs="Times New Roman"/>
          <w:noProof/>
          <w:szCs w:val="24"/>
        </w:rPr>
        <w:t>(3–4), 190–202. https://doi.org/10.1016/j.jhydrol.2011.02.020</w:t>
      </w:r>
    </w:p>
    <w:p w14:paraId="37457A4C" w14:textId="77777777" w:rsidR="009C56B1" w:rsidRPr="000318F1" w:rsidRDefault="009C56B1" w:rsidP="009C56B1">
      <w:pPr>
        <w:widowControl w:val="0"/>
        <w:autoSpaceDE w:val="0"/>
        <w:autoSpaceDN w:val="0"/>
        <w:adjustRightInd w:val="0"/>
        <w:spacing w:line="240" w:lineRule="auto"/>
        <w:ind w:left="480" w:hanging="480"/>
        <w:rPr>
          <w:rFonts w:cs="Times New Roman"/>
          <w:noProof/>
          <w:szCs w:val="24"/>
          <w:lang w:val="fr-FR"/>
        </w:rPr>
      </w:pPr>
      <w:r w:rsidRPr="009C56B1">
        <w:rPr>
          <w:rFonts w:cs="Times New Roman"/>
          <w:noProof/>
          <w:szCs w:val="24"/>
        </w:rPr>
        <w:t xml:space="preserve">Karmalkar, A. V., Thibeault, J. M., Bryan, A. M., &amp; Seth, A. (2019). Identifying credible and diverse GCMs for regional climate change studies—case study: Northeastern United States. </w:t>
      </w:r>
      <w:r w:rsidRPr="000318F1">
        <w:rPr>
          <w:rFonts w:cs="Times New Roman"/>
          <w:i/>
          <w:iCs/>
          <w:noProof/>
          <w:szCs w:val="24"/>
          <w:lang w:val="fr-FR"/>
        </w:rPr>
        <w:t>Climatic Change</w:t>
      </w:r>
      <w:r w:rsidRPr="000318F1">
        <w:rPr>
          <w:rFonts w:cs="Times New Roman"/>
          <w:noProof/>
          <w:szCs w:val="24"/>
          <w:lang w:val="fr-FR"/>
        </w:rPr>
        <w:t xml:space="preserve">, </w:t>
      </w:r>
      <w:r w:rsidRPr="000318F1">
        <w:rPr>
          <w:rFonts w:cs="Times New Roman"/>
          <w:i/>
          <w:iCs/>
          <w:noProof/>
          <w:szCs w:val="24"/>
          <w:lang w:val="fr-FR"/>
        </w:rPr>
        <w:t>154</w:t>
      </w:r>
      <w:r w:rsidRPr="000318F1">
        <w:rPr>
          <w:rFonts w:cs="Times New Roman"/>
          <w:noProof/>
          <w:szCs w:val="24"/>
          <w:lang w:val="fr-FR"/>
        </w:rPr>
        <w:t>(3–4), 367–386. https://doi.org/10.1007/s10584-019-02411-y</w:t>
      </w:r>
    </w:p>
    <w:p w14:paraId="7F71767E"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0318F1">
        <w:rPr>
          <w:rFonts w:cs="Times New Roman"/>
          <w:noProof/>
          <w:szCs w:val="24"/>
          <w:lang w:val="fr-FR"/>
        </w:rPr>
        <w:t xml:space="preserve">Lebel, T., Le Barbé, L., Delclaux, F., &amp; Polcher, J. (2000). </w:t>
      </w:r>
      <w:r w:rsidRPr="009C56B1">
        <w:rPr>
          <w:rFonts w:cs="Times New Roman"/>
          <w:noProof/>
          <w:szCs w:val="24"/>
        </w:rPr>
        <w:t xml:space="preserve">From GCM scales to hydrological scales: Rainfall variability in West Africa. </w:t>
      </w:r>
      <w:r w:rsidRPr="009C56B1">
        <w:rPr>
          <w:rFonts w:cs="Times New Roman"/>
          <w:i/>
          <w:iCs/>
          <w:noProof/>
          <w:szCs w:val="24"/>
        </w:rPr>
        <w:t>Stochastic Environmental Research and Risk Assessment</w:t>
      </w:r>
      <w:r w:rsidRPr="009C56B1">
        <w:rPr>
          <w:rFonts w:cs="Times New Roman"/>
          <w:noProof/>
          <w:szCs w:val="24"/>
        </w:rPr>
        <w:t xml:space="preserve">, </w:t>
      </w:r>
      <w:r w:rsidRPr="009C56B1">
        <w:rPr>
          <w:rFonts w:cs="Times New Roman"/>
          <w:i/>
          <w:iCs/>
          <w:noProof/>
          <w:szCs w:val="24"/>
        </w:rPr>
        <w:t>14</w:t>
      </w:r>
      <w:r w:rsidRPr="009C56B1">
        <w:rPr>
          <w:rFonts w:cs="Times New Roman"/>
          <w:noProof/>
          <w:szCs w:val="24"/>
        </w:rPr>
        <w:t>(4–5), 275–295. https://doi.org/10.1007/s004770000050</w:t>
      </w:r>
    </w:p>
    <w:p w14:paraId="3EDBCB84"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9C56B1">
        <w:rPr>
          <w:rFonts w:cs="Times New Roman"/>
          <w:noProof/>
          <w:szCs w:val="24"/>
        </w:rPr>
        <w:t xml:space="preserve">Mcbean, E., &amp; Motiee, H. (2006). Assessment of impacts of climate change on water resources – a case study of the Great Lakes of North America. </w:t>
      </w:r>
      <w:r w:rsidRPr="009C56B1">
        <w:rPr>
          <w:rFonts w:cs="Times New Roman"/>
          <w:i/>
          <w:iCs/>
          <w:noProof/>
          <w:szCs w:val="24"/>
        </w:rPr>
        <w:t>Hydrology and Earth System Sciences Discussions</w:t>
      </w:r>
      <w:r w:rsidRPr="009C56B1">
        <w:rPr>
          <w:rFonts w:cs="Times New Roman"/>
          <w:noProof/>
          <w:szCs w:val="24"/>
        </w:rPr>
        <w:t xml:space="preserve">, </w:t>
      </w:r>
      <w:r w:rsidRPr="009C56B1">
        <w:rPr>
          <w:rFonts w:cs="Times New Roman"/>
          <w:i/>
          <w:iCs/>
          <w:noProof/>
          <w:szCs w:val="24"/>
        </w:rPr>
        <w:t>3</w:t>
      </w:r>
      <w:r w:rsidRPr="009C56B1">
        <w:rPr>
          <w:rFonts w:cs="Times New Roman"/>
          <w:noProof/>
          <w:szCs w:val="24"/>
        </w:rPr>
        <w:t>(5), 3183–3209. https://doi.org/10.5194/hessd-3-3183-2006</w:t>
      </w:r>
    </w:p>
    <w:p w14:paraId="111B57A7"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0318F1">
        <w:rPr>
          <w:rFonts w:cs="Times New Roman"/>
          <w:noProof/>
          <w:szCs w:val="24"/>
          <w:lang w:val="fr-FR"/>
        </w:rPr>
        <w:t xml:space="preserve">Minville, M., Brissette, F., &amp; Leconte, R. (2008). </w:t>
      </w:r>
      <w:r w:rsidRPr="009C56B1">
        <w:rPr>
          <w:rFonts w:cs="Times New Roman"/>
          <w:noProof/>
          <w:szCs w:val="24"/>
        </w:rPr>
        <w:t xml:space="preserve">Uncertainty of the impact of climate change on the hydrology of a nordic watershed. </w:t>
      </w:r>
      <w:r w:rsidRPr="009C56B1">
        <w:rPr>
          <w:rFonts w:cs="Times New Roman"/>
          <w:i/>
          <w:iCs/>
          <w:noProof/>
          <w:szCs w:val="24"/>
        </w:rPr>
        <w:t>Journal of Hydrology</w:t>
      </w:r>
      <w:r w:rsidRPr="009C56B1">
        <w:rPr>
          <w:rFonts w:cs="Times New Roman"/>
          <w:noProof/>
          <w:szCs w:val="24"/>
        </w:rPr>
        <w:t xml:space="preserve">, </w:t>
      </w:r>
      <w:r w:rsidRPr="009C56B1">
        <w:rPr>
          <w:rFonts w:cs="Times New Roman"/>
          <w:i/>
          <w:iCs/>
          <w:noProof/>
          <w:szCs w:val="24"/>
        </w:rPr>
        <w:t>358</w:t>
      </w:r>
      <w:r w:rsidRPr="009C56B1">
        <w:rPr>
          <w:rFonts w:cs="Times New Roman"/>
          <w:noProof/>
          <w:szCs w:val="24"/>
        </w:rPr>
        <w:t>(1–2), 70–83. https://doi.org/10.1016/j.jhydrol.2008.05.033</w:t>
      </w:r>
    </w:p>
    <w:p w14:paraId="60FE6D32"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9C56B1">
        <w:rPr>
          <w:rFonts w:cs="Times New Roman"/>
          <w:noProof/>
          <w:szCs w:val="24"/>
        </w:rPr>
        <w:t xml:space="preserve">Shen, M., Chen, J., Zhuan, M., Chen, H., Xu, C. Y., &amp; Xiong, L. (2018). Estimating uncertainty and its temporal variation related to global climate models in quantifying climate change impacts on hydrology. </w:t>
      </w:r>
      <w:r w:rsidRPr="009C56B1">
        <w:rPr>
          <w:rFonts w:cs="Times New Roman"/>
          <w:i/>
          <w:iCs/>
          <w:noProof/>
          <w:szCs w:val="24"/>
        </w:rPr>
        <w:t>Journal of Hydrology</w:t>
      </w:r>
      <w:r w:rsidRPr="009C56B1">
        <w:rPr>
          <w:rFonts w:cs="Times New Roman"/>
          <w:noProof/>
          <w:szCs w:val="24"/>
        </w:rPr>
        <w:t xml:space="preserve">, </w:t>
      </w:r>
      <w:r w:rsidRPr="009C56B1">
        <w:rPr>
          <w:rFonts w:cs="Times New Roman"/>
          <w:i/>
          <w:iCs/>
          <w:noProof/>
          <w:szCs w:val="24"/>
        </w:rPr>
        <w:t>556</w:t>
      </w:r>
      <w:r w:rsidRPr="009C56B1">
        <w:rPr>
          <w:rFonts w:cs="Times New Roman"/>
          <w:noProof/>
          <w:szCs w:val="24"/>
        </w:rPr>
        <w:t>, 10–24. https://doi.org/10.1016/j.jhydrol.2017.11.004</w:t>
      </w:r>
    </w:p>
    <w:p w14:paraId="1BAFF49A"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9C56B1">
        <w:rPr>
          <w:rFonts w:cs="Times New Roman"/>
          <w:noProof/>
          <w:szCs w:val="24"/>
        </w:rPr>
        <w:t xml:space="preserve">Trinh, T., Ishida, K., Kavvas, M. L., Ercan, A., &amp; Carr, K. (2017). Assessment of 21st century drought conditions at Shasta Dam based on dynamically projected water supply conditions by a regional climate model coupled with a physically-based hydrology model. </w:t>
      </w:r>
      <w:r w:rsidRPr="009C56B1">
        <w:rPr>
          <w:rFonts w:cs="Times New Roman"/>
          <w:i/>
          <w:iCs/>
          <w:noProof/>
          <w:szCs w:val="24"/>
        </w:rPr>
        <w:t>Science of the Total Environment</w:t>
      </w:r>
      <w:r w:rsidRPr="009C56B1">
        <w:rPr>
          <w:rFonts w:cs="Times New Roman"/>
          <w:noProof/>
          <w:szCs w:val="24"/>
        </w:rPr>
        <w:t xml:space="preserve">, </w:t>
      </w:r>
      <w:r w:rsidRPr="009C56B1">
        <w:rPr>
          <w:rFonts w:cs="Times New Roman"/>
          <w:i/>
          <w:iCs/>
          <w:noProof/>
          <w:szCs w:val="24"/>
        </w:rPr>
        <w:t>586</w:t>
      </w:r>
      <w:r w:rsidRPr="009C56B1">
        <w:rPr>
          <w:rFonts w:cs="Times New Roman"/>
          <w:noProof/>
          <w:szCs w:val="24"/>
        </w:rPr>
        <w:t>, 197–205. https://doi.org/10.1016/j.scitotenv.2017.01.202</w:t>
      </w:r>
    </w:p>
    <w:p w14:paraId="48477ED4" w14:textId="77777777" w:rsidR="009C56B1" w:rsidRPr="009C56B1" w:rsidRDefault="009C56B1" w:rsidP="009C56B1">
      <w:pPr>
        <w:widowControl w:val="0"/>
        <w:autoSpaceDE w:val="0"/>
        <w:autoSpaceDN w:val="0"/>
        <w:adjustRightInd w:val="0"/>
        <w:spacing w:line="240" w:lineRule="auto"/>
        <w:ind w:left="480" w:hanging="480"/>
        <w:rPr>
          <w:rFonts w:cs="Times New Roman"/>
          <w:noProof/>
        </w:rPr>
      </w:pPr>
      <w:r w:rsidRPr="000318F1">
        <w:rPr>
          <w:rFonts w:cs="Times New Roman"/>
          <w:noProof/>
          <w:szCs w:val="24"/>
          <w:lang w:val="fr-FR"/>
        </w:rPr>
        <w:t xml:space="preserve">Xu, Z. X., Chen, Y. N., &amp; Li, J. Y. (2004). </w:t>
      </w:r>
      <w:r w:rsidRPr="009C56B1">
        <w:rPr>
          <w:rFonts w:cs="Times New Roman"/>
          <w:noProof/>
          <w:szCs w:val="24"/>
        </w:rPr>
        <w:t xml:space="preserve">Impact of climate change on water resources in the Tarim River basin. </w:t>
      </w:r>
      <w:r w:rsidRPr="009C56B1">
        <w:rPr>
          <w:rFonts w:cs="Times New Roman"/>
          <w:i/>
          <w:iCs/>
          <w:noProof/>
          <w:szCs w:val="24"/>
        </w:rPr>
        <w:t>Water Resources Management</w:t>
      </w:r>
      <w:r w:rsidRPr="009C56B1">
        <w:rPr>
          <w:rFonts w:cs="Times New Roman"/>
          <w:noProof/>
          <w:szCs w:val="24"/>
        </w:rPr>
        <w:t xml:space="preserve">, </w:t>
      </w:r>
      <w:r w:rsidRPr="009C56B1">
        <w:rPr>
          <w:rFonts w:cs="Times New Roman"/>
          <w:i/>
          <w:iCs/>
          <w:noProof/>
          <w:szCs w:val="24"/>
        </w:rPr>
        <w:t>18</w:t>
      </w:r>
      <w:r w:rsidRPr="009C56B1">
        <w:rPr>
          <w:rFonts w:cs="Times New Roman"/>
          <w:noProof/>
          <w:szCs w:val="24"/>
        </w:rPr>
        <w:t>(5), 439–458. https://doi.org/10.1023/B:WARM.0000049142.95583.98</w:t>
      </w:r>
    </w:p>
    <w:p w14:paraId="2EDED922" w14:textId="7BB7D939" w:rsidR="009C56B1" w:rsidRPr="009C56B1" w:rsidRDefault="009C56B1" w:rsidP="009C56B1">
      <w:r>
        <w:fldChar w:fldCharType="end"/>
      </w:r>
    </w:p>
    <w:p w14:paraId="5EDE95BE" w14:textId="77777777" w:rsidR="009C56B1" w:rsidRPr="009C56B1" w:rsidRDefault="009C56B1" w:rsidP="009C56B1"/>
    <w:sectPr w:rsidR="009C56B1" w:rsidRPr="009C56B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 Herman" w:date="2022-03-23T12:28:00Z" w:initials="JH">
    <w:p w14:paraId="0AC9A9CA" w14:textId="77777777" w:rsidR="00837F43" w:rsidRDefault="00837F43">
      <w:pPr>
        <w:pStyle w:val="CommentText"/>
      </w:pPr>
      <w:r>
        <w:rPr>
          <w:rStyle w:val="CommentReference"/>
        </w:rPr>
        <w:annotationRef/>
      </w:r>
      <w:r>
        <w:t xml:space="preserve">Up for discussion. The journal </w:t>
      </w:r>
      <w:r w:rsidR="00EA2E24">
        <w:t xml:space="preserve">choice </w:t>
      </w:r>
      <w:r>
        <w:t xml:space="preserve">will </w:t>
      </w:r>
      <w:proofErr w:type="gramStart"/>
      <w:r>
        <w:t>depend</w:t>
      </w:r>
      <w:proofErr w:type="gramEnd"/>
      <w:r>
        <w:t xml:space="preserve"> if we want a shorter/letter format, or expand to a full paper.</w:t>
      </w:r>
    </w:p>
    <w:p w14:paraId="4E9FF0F8" w14:textId="77777777" w:rsidR="0048168D" w:rsidRDefault="0048168D">
      <w:pPr>
        <w:pStyle w:val="CommentText"/>
      </w:pPr>
    </w:p>
    <w:p w14:paraId="19A9309C" w14:textId="7667ACB2" w:rsidR="0048168D" w:rsidRDefault="0048168D">
      <w:pPr>
        <w:pStyle w:val="CommentText"/>
      </w:pPr>
      <w:r>
        <w:t>More detailed edits later – for now we can focus on finalizing the figures and storyline</w:t>
      </w:r>
    </w:p>
  </w:comment>
  <w:comment w:id="1" w:author="Jon Herman" w:date="2022-06-20T11:25:00Z" w:initials="JH">
    <w:p w14:paraId="46026819" w14:textId="77777777" w:rsidR="00A84072" w:rsidRDefault="00A84072" w:rsidP="00F5036D">
      <w:r>
        <w:rPr>
          <w:rStyle w:val="CommentReference"/>
        </w:rPr>
        <w:annotationRef/>
      </w:r>
      <w:r>
        <w:rPr>
          <w:sz w:val="20"/>
          <w:szCs w:val="20"/>
        </w:rPr>
        <w:t xml:space="preserve">we can talk about this, but two paths forward - we can either keep this as a short paper / technical note, work on getting it submitted, and move on to more ML/AI topics. </w:t>
      </w:r>
      <w:proofErr w:type="gramStart"/>
      <w:r>
        <w:rPr>
          <w:sz w:val="20"/>
          <w:szCs w:val="20"/>
        </w:rPr>
        <w:t>Or,</w:t>
      </w:r>
      <w:proofErr w:type="gramEnd"/>
      <w:r>
        <w:rPr>
          <w:sz w:val="20"/>
          <w:szCs w:val="20"/>
        </w:rPr>
        <w:t xml:space="preserve"> we can think about ways to expand this study to include more of those new topics for your PhD. </w:t>
      </w:r>
    </w:p>
  </w:comment>
  <w:comment w:id="11" w:author="Jon Herman" w:date="2022-03-23T12:57:00Z" w:initials="JH">
    <w:p w14:paraId="7D5EF32F" w14:textId="6560627E" w:rsidR="00315487" w:rsidRDefault="00315487">
      <w:pPr>
        <w:pStyle w:val="CommentText"/>
      </w:pPr>
      <w:r>
        <w:rPr>
          <w:rStyle w:val="CommentReference"/>
        </w:rPr>
        <w:annotationRef/>
      </w:r>
      <w:r>
        <w:t xml:space="preserve">I took a shot at this building on what you had in here, see what you think. We want to separate the idea of uncertainty (across climate/land use scenarios) from natural variability within each scenario. </w:t>
      </w:r>
      <w:r w:rsidR="00534CF4">
        <w:t>There is room to expand this to include more detail about the methods and results, usually 250 words is a good target.</w:t>
      </w:r>
    </w:p>
  </w:comment>
  <w:comment w:id="18" w:author="Jon Herman" w:date="2022-03-23T12:59:00Z" w:initials="JH">
    <w:p w14:paraId="386BBBCC" w14:textId="3CD4E1B6" w:rsidR="00E34842" w:rsidRDefault="00E34842">
      <w:pPr>
        <w:pStyle w:val="CommentText"/>
      </w:pPr>
      <w:r>
        <w:rPr>
          <w:rStyle w:val="CommentReference"/>
        </w:rPr>
        <w:annotationRef/>
      </w:r>
      <w:proofErr w:type="gramStart"/>
      <w:r>
        <w:t>Let’s</w:t>
      </w:r>
      <w:proofErr w:type="gramEnd"/>
      <w:r>
        <w:t xml:space="preserve"> come back to this. </w:t>
      </w:r>
      <w:proofErr w:type="gramStart"/>
      <w:r>
        <w:t>But,</w:t>
      </w:r>
      <w:proofErr w:type="gramEnd"/>
      <w:r>
        <w:t xml:space="preserve"> a few things to check out from our group about signals for adaptation and uncertainty decomposition –</w:t>
      </w:r>
    </w:p>
    <w:p w14:paraId="20E258E7" w14:textId="72B249C1" w:rsidR="00E34842" w:rsidRDefault="00CC11E9">
      <w:pPr>
        <w:pStyle w:val="CommentText"/>
      </w:pPr>
      <w:hyperlink r:id="rId1" w:history="1">
        <w:r w:rsidR="00E34842" w:rsidRPr="004F111C">
          <w:rPr>
            <w:rStyle w:val="Hyperlink"/>
          </w:rPr>
          <w:t>https://www.sciencedirect.com/science/article/pii/S1364815220303078</w:t>
        </w:r>
      </w:hyperlink>
    </w:p>
    <w:p w14:paraId="5B061872" w14:textId="33E4F076" w:rsidR="00E34842" w:rsidRDefault="00CC11E9">
      <w:pPr>
        <w:pStyle w:val="CommentText"/>
      </w:pPr>
      <w:hyperlink r:id="rId2" w:history="1">
        <w:r w:rsidR="00E34842" w:rsidRPr="004F111C">
          <w:rPr>
            <w:rStyle w:val="Hyperlink"/>
          </w:rPr>
          <w:t>https://agupubs.onlinelibrary.wiley.com/doi/full/10.1029/2019WR025502</w:t>
        </w:r>
      </w:hyperlink>
    </w:p>
    <w:p w14:paraId="5891FF20" w14:textId="77777777" w:rsidR="00E34842" w:rsidRDefault="00CC11E9">
      <w:pPr>
        <w:pStyle w:val="CommentText"/>
      </w:pPr>
      <w:hyperlink r:id="rId3" w:history="1">
        <w:r w:rsidR="00E34842" w:rsidRPr="004F111C">
          <w:rPr>
            <w:rStyle w:val="Hyperlink"/>
          </w:rPr>
          <w:t>https://www.essoar.org/doi/abs/10.1002/essoar.10510888.1</w:t>
        </w:r>
      </w:hyperlink>
      <w:r w:rsidR="00E34842">
        <w:t xml:space="preserve"> </w:t>
      </w:r>
    </w:p>
    <w:p w14:paraId="2388134D" w14:textId="77777777" w:rsidR="00BA3A07" w:rsidRDefault="00BA3A07">
      <w:pPr>
        <w:pStyle w:val="CommentText"/>
      </w:pPr>
    </w:p>
    <w:p w14:paraId="4D993CD5" w14:textId="3A67095C" w:rsidR="00FD443B" w:rsidRDefault="00BA3A07">
      <w:pPr>
        <w:pStyle w:val="CommentText"/>
      </w:pPr>
      <w:r>
        <w:t xml:space="preserve">In </w:t>
      </w:r>
      <w:proofErr w:type="gramStart"/>
      <w:r>
        <w:t>general</w:t>
      </w:r>
      <w:proofErr w:type="gramEnd"/>
      <w:r>
        <w:t xml:space="preserve"> we’ll want to expand this to a ~5 paragraph intro. We can decide the exact topics once the results all come together.</w:t>
      </w:r>
      <w:r w:rsidR="008310FA">
        <w:t xml:space="preserve"> </w:t>
      </w:r>
      <w:r w:rsidR="00FD443B">
        <w:t xml:space="preserve">The first paper might give some ideas about how machine learning methods could relate to this topic. </w:t>
      </w:r>
    </w:p>
  </w:comment>
  <w:comment w:id="19" w:author="Jon Herman" w:date="2022-03-23T13:04:00Z" w:initials="JH">
    <w:p w14:paraId="6940CC38" w14:textId="347299B4" w:rsidR="00615CA5" w:rsidRDefault="00615CA5">
      <w:pPr>
        <w:pStyle w:val="CommentText"/>
      </w:pPr>
      <w:r>
        <w:rPr>
          <w:rStyle w:val="CommentReference"/>
        </w:rPr>
        <w:annotationRef/>
      </w:r>
      <w:r>
        <w:t>We can add a section about the case study and simulation model – as an example, see the methods section in the 3</w:t>
      </w:r>
      <w:r w:rsidRPr="00615CA5">
        <w:rPr>
          <w:vertAlign w:val="superscript"/>
        </w:rPr>
        <w:t>rd</w:t>
      </w:r>
      <w:r>
        <w:t xml:space="preserve"> paper link above</w:t>
      </w:r>
    </w:p>
  </w:comment>
  <w:comment w:id="20" w:author="Jon Herman" w:date="2022-06-20T11:44:00Z" w:initials="JH">
    <w:p w14:paraId="0B42C896" w14:textId="77777777" w:rsidR="0067290A" w:rsidRDefault="0067290A" w:rsidP="00E86AD9">
      <w:r>
        <w:rPr>
          <w:rStyle w:val="CommentReference"/>
        </w:rPr>
        <w:annotationRef/>
      </w:r>
      <w:r>
        <w:rPr>
          <w:sz w:val="20"/>
          <w:szCs w:val="20"/>
        </w:rPr>
        <w:t>if we decide to expand the analysis, we could compare different detection methods. Parametric / Bayesian see Smith and Tebaldi 2009, Fletcher et al 2019</w:t>
      </w:r>
    </w:p>
  </w:comment>
  <w:comment w:id="21" w:author="Jon Herman" w:date="2022-03-23T13:04:00Z" w:initials="JH">
    <w:p w14:paraId="215431E2" w14:textId="1C15CC14" w:rsidR="003B6097" w:rsidRDefault="003B6097">
      <w:pPr>
        <w:pStyle w:val="CommentText"/>
      </w:pPr>
      <w:r>
        <w:rPr>
          <w:rStyle w:val="CommentReference"/>
        </w:rPr>
        <w:annotationRef/>
      </w:r>
      <w:r>
        <w:t xml:space="preserve">Suggest a separate section about the scenarios. An an example </w:t>
      </w:r>
      <w:proofErr w:type="gramStart"/>
      <w:r>
        <w:t>see</w:t>
      </w:r>
      <w:proofErr w:type="gramEnd"/>
      <w:r>
        <w:t xml:space="preserve"> Section 3.1 of this paper</w:t>
      </w:r>
    </w:p>
    <w:p w14:paraId="5AB4CB9E" w14:textId="5B5E04C9" w:rsidR="003B6097" w:rsidRDefault="00CC11E9">
      <w:pPr>
        <w:pStyle w:val="CommentText"/>
      </w:pPr>
      <w:hyperlink r:id="rId4" w:history="1">
        <w:r w:rsidR="003B6097" w:rsidRPr="004F111C">
          <w:rPr>
            <w:rStyle w:val="Hyperlink"/>
          </w:rPr>
          <w:t>https://agupubs.onlinelibrary.wiley.com/doi/full/10.1029/2021WR030433</w:t>
        </w:r>
      </w:hyperlink>
      <w:r w:rsidR="003B6097">
        <w:t xml:space="preserve"> </w:t>
      </w:r>
    </w:p>
  </w:comment>
  <w:comment w:id="22" w:author="Jon Herman" w:date="2022-03-23T13:05:00Z" w:initials="JH">
    <w:p w14:paraId="1C50CF03" w14:textId="2FCFC967" w:rsidR="00DE1412" w:rsidRDefault="00DE1412">
      <w:pPr>
        <w:pStyle w:val="CommentText"/>
      </w:pPr>
      <w:r>
        <w:rPr>
          <w:rStyle w:val="CommentReference"/>
        </w:rPr>
        <w:annotationRef/>
      </w:r>
      <w:proofErr w:type="gramStart"/>
      <w:r>
        <w:t>we’ll</w:t>
      </w:r>
      <w:proofErr w:type="gramEnd"/>
      <w:r>
        <w:t xml:space="preserve"> have to justify this choice</w:t>
      </w:r>
    </w:p>
  </w:comment>
  <w:comment w:id="23" w:author="Jon Herman" w:date="2022-06-20T11:07:00Z" w:initials="JH">
    <w:p w14:paraId="2D6EC7D9" w14:textId="77777777" w:rsidR="007777C0" w:rsidRDefault="00777B50" w:rsidP="00720E5A">
      <w:r>
        <w:rPr>
          <w:rStyle w:val="CommentReference"/>
        </w:rPr>
        <w:annotationRef/>
      </w:r>
      <w:r w:rsidR="007777C0">
        <w:rPr>
          <w:sz w:val="20"/>
          <w:szCs w:val="20"/>
        </w:rPr>
        <w:t>A few questions that could be used to expand the results.</w:t>
      </w:r>
      <w:r w:rsidR="007777C0">
        <w:rPr>
          <w:sz w:val="20"/>
          <w:szCs w:val="20"/>
        </w:rPr>
        <w:cr/>
      </w:r>
      <w:r w:rsidR="007777C0">
        <w:rPr>
          <w:sz w:val="20"/>
          <w:szCs w:val="20"/>
        </w:rPr>
        <w:cr/>
        <w:t>1. What is the tradeoff between the window size and the rate of incorrect detections?</w:t>
      </w:r>
      <w:r w:rsidR="007777C0">
        <w:rPr>
          <w:sz w:val="20"/>
          <w:szCs w:val="20"/>
        </w:rPr>
        <w:cr/>
      </w:r>
      <w:r w:rsidR="007777C0">
        <w:rPr>
          <w:sz w:val="20"/>
          <w:szCs w:val="20"/>
        </w:rPr>
        <w:cr/>
        <w:t>2. Is there any information in the scenarios or model that would help us know in advance that we are in a scenario where detection will occur?</w:t>
      </w:r>
      <w:r w:rsidR="007777C0">
        <w:rPr>
          <w:sz w:val="20"/>
          <w:szCs w:val="20"/>
        </w:rPr>
        <w:cr/>
      </w:r>
      <w:r w:rsidR="007777C0">
        <w:rPr>
          <w:sz w:val="20"/>
          <w:szCs w:val="20"/>
        </w:rPr>
        <w:cr/>
        <w:t xml:space="preserve">3. (Related to 2) If we did a similar analysis on the inflows, instead of the objectives, would we detect changes before, after, or at the same time? </w:t>
      </w:r>
      <w:r w:rsidR="007777C0">
        <w:rPr>
          <w:sz w:val="20"/>
          <w:szCs w:val="20"/>
        </w:rPr>
        <w:cr/>
      </w:r>
      <w:r w:rsidR="007777C0">
        <w:rPr>
          <w:sz w:val="20"/>
          <w:szCs w:val="20"/>
        </w:rPr>
        <w:cr/>
        <w:t>4. Is there an adaptive policy that could respond to the changes we detect?</w:t>
      </w:r>
    </w:p>
  </w:comment>
  <w:comment w:id="28" w:author="Jon Herman" w:date="2022-03-23T13:08:00Z" w:initials="JH">
    <w:p w14:paraId="02592AAB" w14:textId="33062DD6" w:rsidR="0048168D" w:rsidRDefault="0048168D">
      <w:pPr>
        <w:pStyle w:val="CommentText"/>
      </w:pPr>
      <w:r>
        <w:rPr>
          <w:rStyle w:val="CommentReference"/>
        </w:rPr>
        <w:annotationRef/>
      </w:r>
      <w:r>
        <w:t xml:space="preserve">Spell out objectives in the title. Also consider adding the historical range as a horizontal band across each plot, to show what range </w:t>
      </w:r>
      <w:proofErr w:type="gramStart"/>
      <w:r>
        <w:t>we’re</w:t>
      </w:r>
      <w:proofErr w:type="gramEnd"/>
      <w:r>
        <w:t xml:space="preserve"> detecting changes from.</w:t>
      </w:r>
    </w:p>
  </w:comment>
  <w:comment w:id="29" w:author="Jon Herman" w:date="2022-06-20T11:15:00Z" w:initials="JH">
    <w:p w14:paraId="31AE45F8" w14:textId="77777777" w:rsidR="00F56D53" w:rsidRDefault="00F56D53" w:rsidP="00506FC0">
      <w:r>
        <w:rPr>
          <w:rStyle w:val="CommentReference"/>
        </w:rPr>
        <w:annotationRef/>
      </w:r>
      <w:r>
        <w:rPr>
          <w:sz w:val="20"/>
          <w:szCs w:val="20"/>
        </w:rPr>
        <w:t>update - adding the historical band to this figure could be a more concise way of presenting the information currently in Figure 6</w:t>
      </w:r>
    </w:p>
  </w:comment>
  <w:comment w:id="30" w:author="Matthew Chen" w:date="2022-06-27T15:45:00Z" w:initials="MC">
    <w:p w14:paraId="35F79C9E" w14:textId="69841CB5" w:rsidR="00656D16" w:rsidRDefault="00656D16">
      <w:pPr>
        <w:pStyle w:val="CommentText"/>
      </w:pPr>
      <w:r>
        <w:rPr>
          <w:rStyle w:val="CommentReference"/>
        </w:rPr>
        <w:annotationRef/>
      </w:r>
      <w:r>
        <w:t>(</w:t>
      </w:r>
      <w:proofErr w:type="gramStart"/>
      <w:r>
        <w:t>shown</w:t>
      </w:r>
      <w:proofErr w:type="gramEnd"/>
      <w:r>
        <w:t xml:space="preserve"> here) modeled historical bands. If we use a historical band from the observed values, it might not represent what we are detecting changes from (?)</w:t>
      </w:r>
    </w:p>
  </w:comment>
  <w:comment w:id="39" w:author="Jon Herman" w:date="2022-03-23T13:09:00Z" w:initials="JH">
    <w:p w14:paraId="30AAF1DB" w14:textId="31DB704A" w:rsidR="001A1658" w:rsidRDefault="001A1658">
      <w:pPr>
        <w:pStyle w:val="CommentText"/>
      </w:pPr>
      <w:r>
        <w:rPr>
          <w:rStyle w:val="CommentReference"/>
        </w:rPr>
        <w:annotationRef/>
      </w:r>
      <w:r>
        <w:t xml:space="preserve">Add subplot titles for the two objectives (a), (b). Consider making the y-axes the same – this will make it harder to see the right </w:t>
      </w:r>
      <w:proofErr w:type="gramStart"/>
      <w:r>
        <w:t>plot, but</w:t>
      </w:r>
      <w:proofErr w:type="gramEnd"/>
      <w:r>
        <w:t xml:space="preserve"> will also show that fewer detections are happening. </w:t>
      </w:r>
    </w:p>
    <w:p w14:paraId="7AD4D740" w14:textId="77777777" w:rsidR="001A1658" w:rsidRDefault="001A1658">
      <w:pPr>
        <w:pStyle w:val="CommentText"/>
      </w:pPr>
    </w:p>
    <w:p w14:paraId="506FB3EC" w14:textId="73968918" w:rsidR="001A1658" w:rsidRDefault="001A1658">
      <w:pPr>
        <w:pStyle w:val="CommentText"/>
      </w:pPr>
      <w:r>
        <w:t>In the caption you can mention the # of no-detect scenarios for each case.</w:t>
      </w:r>
      <w:r w:rsidR="000711D7">
        <w:t xml:space="preserve"> Even if </w:t>
      </w:r>
      <w:proofErr w:type="gramStart"/>
      <w:r w:rsidR="000711D7">
        <w:t>it’s</w:t>
      </w:r>
      <w:proofErr w:type="gramEnd"/>
      <w:r w:rsidR="000711D7">
        <w:t xml:space="preserve"> redundant with the paragraph above it’s still useful.</w:t>
      </w:r>
    </w:p>
  </w:comment>
  <w:comment w:id="40" w:author="Jon Herman" w:date="2022-03-23T13:11:00Z" w:initials="JH">
    <w:p w14:paraId="0F3050FB" w14:textId="77777777" w:rsidR="000F2950" w:rsidRDefault="000F2950">
      <w:pPr>
        <w:pStyle w:val="CommentText"/>
      </w:pPr>
      <w:r>
        <w:rPr>
          <w:rStyle w:val="CommentReference"/>
        </w:rPr>
        <w:annotationRef/>
      </w:r>
      <w:proofErr w:type="gramStart"/>
      <w:r>
        <w:t>Let’s</w:t>
      </w:r>
      <w:proofErr w:type="gramEnd"/>
      <w:r>
        <w:t xml:space="preserve"> think about if there is a way to present similar info graphically for Table 1-2. </w:t>
      </w:r>
    </w:p>
    <w:p w14:paraId="3C07082C" w14:textId="77777777" w:rsidR="000F2950" w:rsidRDefault="000F2950">
      <w:pPr>
        <w:pStyle w:val="CommentText"/>
      </w:pPr>
    </w:p>
    <w:p w14:paraId="0E896AA3" w14:textId="07722CC8" w:rsidR="000F2950" w:rsidRDefault="000F2950">
      <w:pPr>
        <w:pStyle w:val="CommentText"/>
      </w:pPr>
      <w:r>
        <w:t>If we keep the tables, we can drop decimal points for the median years.</w:t>
      </w:r>
    </w:p>
  </w:comment>
  <w:comment w:id="46" w:author="Jon Herman" w:date="2022-03-23T13:16:00Z" w:initials="JH">
    <w:p w14:paraId="26323F31" w14:textId="77777777" w:rsidR="002A7893" w:rsidRDefault="002A7893">
      <w:pPr>
        <w:pStyle w:val="CommentText"/>
      </w:pPr>
      <w:r>
        <w:rPr>
          <w:rStyle w:val="CommentReference"/>
        </w:rPr>
        <w:annotationRef/>
      </w:r>
      <w:r>
        <w:t>Add (a</w:t>
      </w:r>
      <w:proofErr w:type="gramStart"/>
      <w:r>
        <w:t>),(</w:t>
      </w:r>
      <w:proofErr w:type="gramEnd"/>
      <w:r>
        <w:t xml:space="preserve">b) subplot titles for the objectives. Consider same y-axis. </w:t>
      </w:r>
    </w:p>
    <w:p w14:paraId="02C6E228" w14:textId="77777777" w:rsidR="002A7893" w:rsidRDefault="002A7893">
      <w:pPr>
        <w:pStyle w:val="CommentText"/>
      </w:pPr>
    </w:p>
    <w:p w14:paraId="392A56FA" w14:textId="77777777" w:rsidR="002A7893" w:rsidRDefault="002A7893">
      <w:pPr>
        <w:pStyle w:val="CommentText"/>
      </w:pPr>
      <w:r>
        <w:t xml:space="preserve">y-axis label – fraction of scenarios with </w:t>
      </w:r>
      <w:proofErr w:type="gramStart"/>
      <w:r>
        <w:t>detection ?</w:t>
      </w:r>
      <w:proofErr w:type="gramEnd"/>
    </w:p>
    <w:p w14:paraId="40DDC884" w14:textId="77777777" w:rsidR="00262255" w:rsidRDefault="00262255">
      <w:pPr>
        <w:pStyle w:val="CommentText"/>
      </w:pPr>
    </w:p>
    <w:p w14:paraId="6CD13D3F" w14:textId="3AA62A2E" w:rsidR="00262255" w:rsidRDefault="00262255">
      <w:pPr>
        <w:pStyle w:val="CommentText"/>
      </w:pPr>
      <w:r>
        <w:t xml:space="preserve">At some point we had also looked at the p-values of the tests to figure out if there were false detections that reversed later. We decided they were mostly monotonic. It could be useful to show that, if not in the main </w:t>
      </w:r>
      <w:proofErr w:type="gramStart"/>
      <w:r>
        <w:t>paper</w:t>
      </w:r>
      <w:proofErr w:type="gramEnd"/>
      <w:r>
        <w:t xml:space="preserve"> then maybe in a supplemental figure.</w:t>
      </w:r>
    </w:p>
  </w:comment>
  <w:comment w:id="47" w:author="Jon Herman" w:date="2022-06-20T11:09:00Z" w:initials="JH">
    <w:p w14:paraId="53ED0E47" w14:textId="77777777" w:rsidR="00777B50" w:rsidRDefault="00777B50" w:rsidP="00482C7F">
      <w:r>
        <w:rPr>
          <w:rStyle w:val="CommentReference"/>
        </w:rPr>
        <w:annotationRef/>
      </w:r>
      <w:r>
        <w:rPr>
          <w:sz w:val="20"/>
          <w:szCs w:val="20"/>
        </w:rPr>
        <w:t xml:space="preserve">Update, I do think these </w:t>
      </w:r>
      <w:r w:rsidRPr="00626DE3">
        <w:rPr>
          <w:b/>
          <w:bCs/>
          <w:sz w:val="20"/>
          <w:szCs w:val="20"/>
        </w:rPr>
        <w:t>p-value plots would be helpful</w:t>
      </w:r>
      <w:r>
        <w:rPr>
          <w:sz w:val="20"/>
          <w:szCs w:val="20"/>
        </w:rPr>
        <w:t xml:space="preserve"> because they show how the detection is changing over time. is it a trend in the p-value, or a step change? For the water supply </w:t>
      </w:r>
      <w:proofErr w:type="gramStart"/>
      <w:r>
        <w:rPr>
          <w:sz w:val="20"/>
          <w:szCs w:val="20"/>
        </w:rPr>
        <w:t>objective</w:t>
      </w:r>
      <w:proofErr w:type="gramEnd"/>
      <w:r>
        <w:rPr>
          <w:sz w:val="20"/>
          <w:szCs w:val="20"/>
        </w:rPr>
        <w:t xml:space="preserve"> it might be a trend, but for floods could be a step change (less predictable extreme event)</w:t>
      </w:r>
    </w:p>
  </w:comment>
  <w:comment w:id="49" w:author="Jon Herman" w:date="2022-03-23T13:17:00Z" w:initials="JH">
    <w:p w14:paraId="7D02712D" w14:textId="4F42FFEE" w:rsidR="00FF3F78" w:rsidRDefault="00FF3F78">
      <w:pPr>
        <w:pStyle w:val="CommentText"/>
      </w:pPr>
      <w:r>
        <w:rPr>
          <w:rStyle w:val="CommentReference"/>
        </w:rPr>
        <w:annotationRef/>
      </w:r>
      <w:r>
        <w:t>Make sure text is readable, clean up titles</w:t>
      </w:r>
    </w:p>
    <w:p w14:paraId="242A02C4" w14:textId="77777777" w:rsidR="00FF3F78" w:rsidRDefault="00FF3F78">
      <w:pPr>
        <w:pStyle w:val="CommentText"/>
      </w:pPr>
    </w:p>
    <w:p w14:paraId="2B9E638B" w14:textId="43B4FF43" w:rsidR="00FF3F78" w:rsidRDefault="00FF3F78">
      <w:pPr>
        <w:pStyle w:val="CommentText"/>
      </w:pPr>
      <w:proofErr w:type="gramStart"/>
      <w:r>
        <w:t>Let’s</w:t>
      </w:r>
      <w:proofErr w:type="gramEnd"/>
      <w:r>
        <w:t xml:space="preserve"> call relative count something else. Detection rate, or fraction of scenarios with detection.</w:t>
      </w:r>
    </w:p>
  </w:comment>
  <w:comment w:id="50" w:author="Jon Herman" w:date="2022-03-23T13:18:00Z" w:initials="JH">
    <w:p w14:paraId="0EE06C51" w14:textId="77777777" w:rsidR="008473FE" w:rsidRDefault="008473FE">
      <w:pPr>
        <w:pStyle w:val="CommentText"/>
      </w:pPr>
      <w:r>
        <w:rPr>
          <w:rStyle w:val="CommentReference"/>
        </w:rPr>
        <w:annotationRef/>
      </w:r>
      <w:r>
        <w:t xml:space="preserve">This is a big finding because </w:t>
      </w:r>
      <w:proofErr w:type="gramStart"/>
      <w:r>
        <w:t>we’re</w:t>
      </w:r>
      <w:proofErr w:type="gramEnd"/>
      <w:r>
        <w:t xml:space="preserve"> attributing the change to one of the uncertain drivers. I suggested making more of the title/abstract about this.</w:t>
      </w:r>
    </w:p>
    <w:p w14:paraId="13C1E6EA" w14:textId="77777777" w:rsidR="008473FE" w:rsidRDefault="008473FE">
      <w:pPr>
        <w:pStyle w:val="CommentText"/>
      </w:pPr>
    </w:p>
    <w:p w14:paraId="0D4FAD98" w14:textId="5EDDF127" w:rsidR="008473FE" w:rsidRDefault="008473FE">
      <w:pPr>
        <w:pStyle w:val="CommentText"/>
      </w:pPr>
      <w:r>
        <w:t>This shows that the GCM uncertainty is making it difficult to know when we will be able to detect significant changes in system performance.</w:t>
      </w:r>
    </w:p>
  </w:comment>
  <w:comment w:id="51" w:author="Jon Herman" w:date="2022-03-23T13:18:00Z" w:initials="JH">
    <w:p w14:paraId="223EA337" w14:textId="0286ED71" w:rsidR="008473FE" w:rsidRDefault="008473FE">
      <w:pPr>
        <w:pStyle w:val="CommentText"/>
      </w:pPr>
      <w:r>
        <w:rPr>
          <w:rStyle w:val="CommentReference"/>
        </w:rPr>
        <w:annotationRef/>
      </w:r>
      <w:r>
        <w:t>Could this also be graphical?</w:t>
      </w:r>
    </w:p>
  </w:comment>
  <w:comment w:id="52" w:author="Jon Herman" w:date="2022-06-20T11:09:00Z" w:initials="JH">
    <w:p w14:paraId="04C9AF8B" w14:textId="77777777" w:rsidR="00777B50" w:rsidRDefault="00777B50" w:rsidP="00BA4E7B">
      <w:r>
        <w:rPr>
          <w:rStyle w:val="CommentReference"/>
        </w:rPr>
        <w:annotationRef/>
      </w:r>
      <w:r>
        <w:rPr>
          <w:sz w:val="20"/>
          <w:szCs w:val="20"/>
        </w:rPr>
        <w:t>but it would work fine as a table. The other tables I think might be too big.</w:t>
      </w:r>
    </w:p>
  </w:comment>
  <w:comment w:id="53" w:author="Jon Herman" w:date="2022-03-23T13:20:00Z" w:initials="JH">
    <w:p w14:paraId="0F871F3B" w14:textId="486023F7" w:rsidR="004A4B78" w:rsidRDefault="004A4B78">
      <w:pPr>
        <w:pStyle w:val="CommentText"/>
      </w:pPr>
      <w:r>
        <w:rPr>
          <w:rStyle w:val="CommentReference"/>
        </w:rPr>
        <w:annotationRef/>
      </w:r>
      <w:r>
        <w:t>Good point, this is important and could g</w:t>
      </w:r>
      <w:r w:rsidR="00AF147F">
        <w:t xml:space="preserve">o </w:t>
      </w:r>
      <w:r>
        <w:t>in the abstract</w:t>
      </w:r>
    </w:p>
  </w:comment>
  <w:comment w:id="54" w:author="Jon Herman" w:date="2022-03-23T13:20:00Z" w:initials="JH">
    <w:p w14:paraId="5C3FD503" w14:textId="45BB1041" w:rsidR="00B31540" w:rsidRDefault="00B31540">
      <w:pPr>
        <w:pStyle w:val="CommentText"/>
      </w:pPr>
      <w:r>
        <w:rPr>
          <w:rStyle w:val="CommentReference"/>
        </w:rPr>
        <w:annotationRef/>
      </w:r>
      <w:r>
        <w:t>(</w:t>
      </w:r>
      <w:proofErr w:type="gramStart"/>
      <w:r>
        <w:t>But,</w:t>
      </w:r>
      <w:proofErr w:type="gramEnd"/>
      <w:r>
        <w:t xml:space="preserve"> the most severe scenarios are detected at some point</w:t>
      </w:r>
      <w:r w:rsidR="00B54613">
        <w:t xml:space="preserve"> during the century</w:t>
      </w:r>
      <w:r>
        <w:t>)</w:t>
      </w:r>
    </w:p>
  </w:comment>
  <w:comment w:id="55" w:author="Jon Herman" w:date="2022-03-23T13:23:00Z" w:initials="JH">
    <w:p w14:paraId="7CDC9C73" w14:textId="77777777" w:rsidR="001D7119" w:rsidRDefault="001D7119">
      <w:pPr>
        <w:pStyle w:val="CommentText"/>
      </w:pPr>
      <w:r>
        <w:rPr>
          <w:rStyle w:val="CommentReference"/>
        </w:rPr>
        <w:annotationRef/>
      </w:r>
      <w:proofErr w:type="gramStart"/>
      <w:r>
        <w:t>Also</w:t>
      </w:r>
      <w:proofErr w:type="gramEnd"/>
      <w:r>
        <w:t xml:space="preserve"> important and could be expanded. We should talk more about this because it shows that the GCM-based modeling chain is not very accurate during the historical period. (Which is probably due to the GCMs </w:t>
      </w:r>
      <w:proofErr w:type="gramStart"/>
      <w:r>
        <w:t>themselves, but</w:t>
      </w:r>
      <w:proofErr w:type="gramEnd"/>
      <w:r>
        <w:t xml:space="preserve"> could also be due to the hydrologic model or reservoir system model).</w:t>
      </w:r>
    </w:p>
    <w:p w14:paraId="3CA04D62" w14:textId="77777777" w:rsidR="005B63C1" w:rsidRDefault="005B63C1">
      <w:pPr>
        <w:pStyle w:val="CommentText"/>
      </w:pPr>
    </w:p>
    <w:p w14:paraId="38174F02" w14:textId="1B1A5D89" w:rsidR="005B63C1" w:rsidRDefault="005B63C1">
      <w:pPr>
        <w:pStyle w:val="CommentText"/>
      </w:pPr>
      <w:r>
        <w:t>What does this mean for our results</w:t>
      </w:r>
      <w:r w:rsidR="005C21CE">
        <w:t xml:space="preserve"> above?</w:t>
      </w:r>
      <w:r w:rsidR="00856642">
        <w:t xml:space="preserve"> If we repeated the analysis using only the most accurate GCMs, would we see less uncertainty overall, and would it be more attributable to RCP instead?</w:t>
      </w:r>
    </w:p>
  </w:comment>
  <w:comment w:id="58" w:author="Jon Herman" w:date="2022-06-20T11:10:00Z" w:initials="JH">
    <w:p w14:paraId="69131B81" w14:textId="77777777" w:rsidR="00777B50" w:rsidRDefault="00777B50" w:rsidP="004B3142">
      <w:r>
        <w:rPr>
          <w:rStyle w:val="CommentReference"/>
        </w:rPr>
        <w:annotationRef/>
      </w:r>
      <w:proofErr w:type="gramStart"/>
      <w:r>
        <w:rPr>
          <w:sz w:val="20"/>
          <w:szCs w:val="20"/>
        </w:rPr>
        <w:t>Don’t</w:t>
      </w:r>
      <w:proofErr w:type="gramEnd"/>
      <w:r>
        <w:rPr>
          <w:sz w:val="20"/>
          <w:szCs w:val="20"/>
        </w:rPr>
        <w:t xml:space="preserve"> need to show the delta peak inflow plot, since that objective wasn’t part of the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9309C" w15:done="0"/>
  <w15:commentEx w15:paraId="46026819" w15:paraIdParent="19A9309C" w15:done="0"/>
  <w15:commentEx w15:paraId="7D5EF32F" w15:done="0"/>
  <w15:commentEx w15:paraId="4D993CD5" w15:done="0"/>
  <w15:commentEx w15:paraId="6940CC38" w15:done="0"/>
  <w15:commentEx w15:paraId="0B42C896" w15:done="0"/>
  <w15:commentEx w15:paraId="5AB4CB9E" w15:done="0"/>
  <w15:commentEx w15:paraId="1C50CF03" w15:done="0"/>
  <w15:commentEx w15:paraId="2D6EC7D9" w15:done="0"/>
  <w15:commentEx w15:paraId="02592AAB" w15:done="0"/>
  <w15:commentEx w15:paraId="31AE45F8" w15:paraIdParent="02592AAB" w15:done="0"/>
  <w15:commentEx w15:paraId="35F79C9E" w15:paraIdParent="02592AAB" w15:done="0"/>
  <w15:commentEx w15:paraId="506FB3EC" w15:done="0"/>
  <w15:commentEx w15:paraId="0E896AA3" w15:done="0"/>
  <w15:commentEx w15:paraId="6CD13D3F" w15:done="0"/>
  <w15:commentEx w15:paraId="53ED0E47" w15:paraIdParent="6CD13D3F" w15:done="0"/>
  <w15:commentEx w15:paraId="2B9E638B" w15:done="0"/>
  <w15:commentEx w15:paraId="0D4FAD98" w15:done="0"/>
  <w15:commentEx w15:paraId="223EA337" w15:done="0"/>
  <w15:commentEx w15:paraId="04C9AF8B" w15:paraIdParent="223EA337" w15:done="0"/>
  <w15:commentEx w15:paraId="0F871F3B" w15:done="0"/>
  <w15:commentEx w15:paraId="5C3FD503" w15:done="0"/>
  <w15:commentEx w15:paraId="38174F02" w15:done="0"/>
  <w15:commentEx w15:paraId="69131B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910B" w16cex:dateUtc="2022-03-23T19:28:00Z"/>
  <w16cex:commentExtensible w16cex:durableId="265AD79F" w16cex:dateUtc="2022-06-20T18:25:00Z"/>
  <w16cex:commentExtensible w16cex:durableId="25E597BB" w16cex:dateUtc="2022-03-23T19:57:00Z"/>
  <w16cex:commentExtensible w16cex:durableId="25E5984C" w16cex:dateUtc="2022-03-23T19:59:00Z"/>
  <w16cex:commentExtensible w16cex:durableId="25E5994D" w16cex:dateUtc="2022-03-23T20:04:00Z"/>
  <w16cex:commentExtensible w16cex:durableId="265ADC0B" w16cex:dateUtc="2022-06-20T18:44:00Z"/>
  <w16cex:commentExtensible w16cex:durableId="25E59979" w16cex:dateUtc="2022-03-23T20:04:00Z"/>
  <w16cex:commentExtensible w16cex:durableId="25E599AE" w16cex:dateUtc="2022-03-23T20:05:00Z"/>
  <w16cex:commentExtensible w16cex:durableId="265AD38B" w16cex:dateUtc="2022-06-20T18:07:00Z"/>
  <w16cex:commentExtensible w16cex:durableId="25E59A3D" w16cex:dateUtc="2022-03-23T20:08:00Z"/>
  <w16cex:commentExtensible w16cex:durableId="265AD566" w16cex:dateUtc="2022-06-20T18:15:00Z"/>
  <w16cex:commentExtensible w16cex:durableId="26644F28" w16cex:dateUtc="2022-06-27T22:45:00Z"/>
  <w16cex:commentExtensible w16cex:durableId="25E59A8E" w16cex:dateUtc="2022-03-23T20:09:00Z"/>
  <w16cex:commentExtensible w16cex:durableId="25E59B1F" w16cex:dateUtc="2022-03-23T20:11:00Z"/>
  <w16cex:commentExtensible w16cex:durableId="25E59C1C" w16cex:dateUtc="2022-03-23T20:16:00Z"/>
  <w16cex:commentExtensible w16cex:durableId="265AD3DD" w16cex:dateUtc="2022-06-20T18:09:00Z"/>
  <w16cex:commentExtensible w16cex:durableId="25E59C72" w16cex:dateUtc="2022-03-23T20:17:00Z"/>
  <w16cex:commentExtensible w16cex:durableId="25E59CBA" w16cex:dateUtc="2022-03-23T20:18:00Z"/>
  <w16cex:commentExtensible w16cex:durableId="25E59CA3" w16cex:dateUtc="2022-03-23T20:18:00Z"/>
  <w16cex:commentExtensible w16cex:durableId="265AD401" w16cex:dateUtc="2022-06-20T18:09:00Z"/>
  <w16cex:commentExtensible w16cex:durableId="25E59D08" w16cex:dateUtc="2022-03-23T20:20:00Z"/>
  <w16cex:commentExtensible w16cex:durableId="25E59D27" w16cex:dateUtc="2022-03-23T20:20:00Z"/>
  <w16cex:commentExtensible w16cex:durableId="25E59DC4" w16cex:dateUtc="2022-03-23T20:23:00Z"/>
  <w16cex:commentExtensible w16cex:durableId="265AD443" w16cex:dateUtc="2022-06-20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9309C" w16cid:durableId="25E5910B"/>
  <w16cid:commentId w16cid:paraId="46026819" w16cid:durableId="265AD79F"/>
  <w16cid:commentId w16cid:paraId="7D5EF32F" w16cid:durableId="25E597BB"/>
  <w16cid:commentId w16cid:paraId="4D993CD5" w16cid:durableId="25E5984C"/>
  <w16cid:commentId w16cid:paraId="6940CC38" w16cid:durableId="25E5994D"/>
  <w16cid:commentId w16cid:paraId="0B42C896" w16cid:durableId="265ADC0B"/>
  <w16cid:commentId w16cid:paraId="5AB4CB9E" w16cid:durableId="25E59979"/>
  <w16cid:commentId w16cid:paraId="1C50CF03" w16cid:durableId="25E599AE"/>
  <w16cid:commentId w16cid:paraId="2D6EC7D9" w16cid:durableId="265AD38B"/>
  <w16cid:commentId w16cid:paraId="02592AAB" w16cid:durableId="25E59A3D"/>
  <w16cid:commentId w16cid:paraId="31AE45F8" w16cid:durableId="265AD566"/>
  <w16cid:commentId w16cid:paraId="35F79C9E" w16cid:durableId="26644F28"/>
  <w16cid:commentId w16cid:paraId="506FB3EC" w16cid:durableId="25E59A8E"/>
  <w16cid:commentId w16cid:paraId="0E896AA3" w16cid:durableId="25E59B1F"/>
  <w16cid:commentId w16cid:paraId="6CD13D3F" w16cid:durableId="25E59C1C"/>
  <w16cid:commentId w16cid:paraId="53ED0E47" w16cid:durableId="265AD3DD"/>
  <w16cid:commentId w16cid:paraId="2B9E638B" w16cid:durableId="25E59C72"/>
  <w16cid:commentId w16cid:paraId="0D4FAD98" w16cid:durableId="25E59CBA"/>
  <w16cid:commentId w16cid:paraId="223EA337" w16cid:durableId="25E59CA3"/>
  <w16cid:commentId w16cid:paraId="04C9AF8B" w16cid:durableId="265AD401"/>
  <w16cid:commentId w16cid:paraId="0F871F3B" w16cid:durableId="25E59D08"/>
  <w16cid:commentId w16cid:paraId="5C3FD503" w16cid:durableId="25E59D27"/>
  <w16cid:commentId w16cid:paraId="38174F02" w16cid:durableId="25E59DC4"/>
  <w16cid:commentId w16cid:paraId="69131B81" w16cid:durableId="265AD4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32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8C12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09159556">
    <w:abstractNumId w:val="0"/>
  </w:num>
  <w:num w:numId="2" w16cid:durableId="13351122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Chen">
    <w15:presenceInfo w15:providerId="Windows Live" w15:userId="5763244d8f1ba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27"/>
    <w:rsid w:val="000067D7"/>
    <w:rsid w:val="000318F1"/>
    <w:rsid w:val="0006584E"/>
    <w:rsid w:val="000711D7"/>
    <w:rsid w:val="000743E8"/>
    <w:rsid w:val="000763DC"/>
    <w:rsid w:val="00076E10"/>
    <w:rsid w:val="000D5139"/>
    <w:rsid w:val="000D5AD8"/>
    <w:rsid w:val="000F2950"/>
    <w:rsid w:val="00151FED"/>
    <w:rsid w:val="00181EFF"/>
    <w:rsid w:val="00185148"/>
    <w:rsid w:val="001A1658"/>
    <w:rsid w:val="001D690D"/>
    <w:rsid w:val="001D7119"/>
    <w:rsid w:val="001E5C5B"/>
    <w:rsid w:val="00236E69"/>
    <w:rsid w:val="00262255"/>
    <w:rsid w:val="002A7893"/>
    <w:rsid w:val="002B625A"/>
    <w:rsid w:val="002C1253"/>
    <w:rsid w:val="002E02FD"/>
    <w:rsid w:val="00315487"/>
    <w:rsid w:val="00320BC1"/>
    <w:rsid w:val="003B6097"/>
    <w:rsid w:val="003D4F77"/>
    <w:rsid w:val="003D5246"/>
    <w:rsid w:val="003D7D5E"/>
    <w:rsid w:val="003F0DA8"/>
    <w:rsid w:val="00402420"/>
    <w:rsid w:val="00432F4F"/>
    <w:rsid w:val="0048168D"/>
    <w:rsid w:val="004A4B78"/>
    <w:rsid w:val="00534CF4"/>
    <w:rsid w:val="00550CFF"/>
    <w:rsid w:val="005614A2"/>
    <w:rsid w:val="005B63C1"/>
    <w:rsid w:val="005C21CE"/>
    <w:rsid w:val="005F67A4"/>
    <w:rsid w:val="0061107A"/>
    <w:rsid w:val="0061408C"/>
    <w:rsid w:val="00615CA5"/>
    <w:rsid w:val="00626CE2"/>
    <w:rsid w:val="00626DE3"/>
    <w:rsid w:val="00656D16"/>
    <w:rsid w:val="0066683B"/>
    <w:rsid w:val="0067290A"/>
    <w:rsid w:val="00693DC8"/>
    <w:rsid w:val="00695238"/>
    <w:rsid w:val="006C2B23"/>
    <w:rsid w:val="006F1394"/>
    <w:rsid w:val="007777C0"/>
    <w:rsid w:val="00777B50"/>
    <w:rsid w:val="007A6E10"/>
    <w:rsid w:val="007C1F9A"/>
    <w:rsid w:val="00825800"/>
    <w:rsid w:val="00826355"/>
    <w:rsid w:val="008310FA"/>
    <w:rsid w:val="00837F43"/>
    <w:rsid w:val="008473FE"/>
    <w:rsid w:val="00856642"/>
    <w:rsid w:val="0087065D"/>
    <w:rsid w:val="008759AF"/>
    <w:rsid w:val="008824E3"/>
    <w:rsid w:val="008D66F8"/>
    <w:rsid w:val="008F3807"/>
    <w:rsid w:val="009115CA"/>
    <w:rsid w:val="009443B6"/>
    <w:rsid w:val="009C56B1"/>
    <w:rsid w:val="009F7642"/>
    <w:rsid w:val="00A04227"/>
    <w:rsid w:val="00A243D8"/>
    <w:rsid w:val="00A24930"/>
    <w:rsid w:val="00A81014"/>
    <w:rsid w:val="00A84072"/>
    <w:rsid w:val="00AA128E"/>
    <w:rsid w:val="00AF147F"/>
    <w:rsid w:val="00B00F18"/>
    <w:rsid w:val="00B165DB"/>
    <w:rsid w:val="00B31540"/>
    <w:rsid w:val="00B4010B"/>
    <w:rsid w:val="00B54613"/>
    <w:rsid w:val="00B93D56"/>
    <w:rsid w:val="00BA3A07"/>
    <w:rsid w:val="00C01778"/>
    <w:rsid w:val="00CA6E45"/>
    <w:rsid w:val="00CB6820"/>
    <w:rsid w:val="00CC11E9"/>
    <w:rsid w:val="00CC3853"/>
    <w:rsid w:val="00D107AA"/>
    <w:rsid w:val="00D11C21"/>
    <w:rsid w:val="00D35315"/>
    <w:rsid w:val="00D822D3"/>
    <w:rsid w:val="00D870F7"/>
    <w:rsid w:val="00DE1412"/>
    <w:rsid w:val="00DF7F4B"/>
    <w:rsid w:val="00E2221F"/>
    <w:rsid w:val="00E30C3F"/>
    <w:rsid w:val="00E34842"/>
    <w:rsid w:val="00E55335"/>
    <w:rsid w:val="00E76C85"/>
    <w:rsid w:val="00EA2E24"/>
    <w:rsid w:val="00EB58D1"/>
    <w:rsid w:val="00EF2120"/>
    <w:rsid w:val="00F004EA"/>
    <w:rsid w:val="00F20A9A"/>
    <w:rsid w:val="00F26BE3"/>
    <w:rsid w:val="00F37985"/>
    <w:rsid w:val="00F56D53"/>
    <w:rsid w:val="00F914FB"/>
    <w:rsid w:val="00FA6F25"/>
    <w:rsid w:val="00FD443B"/>
    <w:rsid w:val="00FE1370"/>
    <w:rsid w:val="00FF3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4C7A"/>
  <w15:chartTrackingRefBased/>
  <w15:docId w15:val="{8A52F696-A5F9-4C3F-87C2-F779FC87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C3F"/>
    <w:rPr>
      <w:rFonts w:ascii="Times New Roman" w:hAnsi="Times New Roman"/>
      <w:sz w:val="24"/>
    </w:rPr>
  </w:style>
  <w:style w:type="paragraph" w:styleId="Heading1">
    <w:name w:val="heading 1"/>
    <w:basedOn w:val="Normal"/>
    <w:next w:val="Normal"/>
    <w:link w:val="Heading1Char"/>
    <w:uiPriority w:val="9"/>
    <w:qFormat/>
    <w:rsid w:val="00E30C3F"/>
    <w:pPr>
      <w:keepNext/>
      <w:keepLines/>
      <w:numPr>
        <w:numId w:val="2"/>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30C3F"/>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30C3F"/>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30C3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0C3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0C3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0C3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0C3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0C3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C3F"/>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30C3F"/>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E30C3F"/>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E30C3F"/>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E30C3F"/>
    <w:pPr>
      <w:ind w:left="720"/>
      <w:contextualSpacing/>
    </w:pPr>
  </w:style>
  <w:style w:type="character" w:customStyle="1" w:styleId="Heading3Char">
    <w:name w:val="Heading 3 Char"/>
    <w:basedOn w:val="DefaultParagraphFont"/>
    <w:link w:val="Heading3"/>
    <w:uiPriority w:val="9"/>
    <w:semiHidden/>
    <w:rsid w:val="00E30C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0C3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30C3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30C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30C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30C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0C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F0DA8"/>
    <w:pPr>
      <w:spacing w:after="200" w:line="240" w:lineRule="auto"/>
    </w:pPr>
    <w:rPr>
      <w:b/>
      <w:i/>
      <w:iCs/>
      <w:color w:val="000000" w:themeColor="text1"/>
      <w:szCs w:val="18"/>
    </w:rPr>
  </w:style>
  <w:style w:type="character" w:styleId="CommentReference">
    <w:name w:val="annotation reference"/>
    <w:basedOn w:val="DefaultParagraphFont"/>
    <w:uiPriority w:val="99"/>
    <w:semiHidden/>
    <w:unhideWhenUsed/>
    <w:rsid w:val="00837F43"/>
    <w:rPr>
      <w:sz w:val="16"/>
      <w:szCs w:val="16"/>
    </w:rPr>
  </w:style>
  <w:style w:type="paragraph" w:styleId="CommentText">
    <w:name w:val="annotation text"/>
    <w:basedOn w:val="Normal"/>
    <w:link w:val="CommentTextChar"/>
    <w:uiPriority w:val="99"/>
    <w:semiHidden/>
    <w:unhideWhenUsed/>
    <w:rsid w:val="00837F43"/>
    <w:pPr>
      <w:spacing w:line="240" w:lineRule="auto"/>
    </w:pPr>
    <w:rPr>
      <w:sz w:val="20"/>
      <w:szCs w:val="20"/>
    </w:rPr>
  </w:style>
  <w:style w:type="character" w:customStyle="1" w:styleId="CommentTextChar">
    <w:name w:val="Comment Text Char"/>
    <w:basedOn w:val="DefaultParagraphFont"/>
    <w:link w:val="CommentText"/>
    <w:uiPriority w:val="99"/>
    <w:semiHidden/>
    <w:rsid w:val="00837F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37F43"/>
    <w:rPr>
      <w:b/>
      <w:bCs/>
    </w:rPr>
  </w:style>
  <w:style w:type="character" w:customStyle="1" w:styleId="CommentSubjectChar">
    <w:name w:val="Comment Subject Char"/>
    <w:basedOn w:val="CommentTextChar"/>
    <w:link w:val="CommentSubject"/>
    <w:uiPriority w:val="99"/>
    <w:semiHidden/>
    <w:rsid w:val="00837F43"/>
    <w:rPr>
      <w:rFonts w:ascii="Times New Roman" w:hAnsi="Times New Roman"/>
      <w:b/>
      <w:bCs/>
      <w:sz w:val="20"/>
      <w:szCs w:val="20"/>
    </w:rPr>
  </w:style>
  <w:style w:type="character" w:styleId="Hyperlink">
    <w:name w:val="Hyperlink"/>
    <w:basedOn w:val="DefaultParagraphFont"/>
    <w:uiPriority w:val="99"/>
    <w:unhideWhenUsed/>
    <w:rsid w:val="00E34842"/>
    <w:rPr>
      <w:color w:val="0563C1" w:themeColor="hyperlink"/>
      <w:u w:val="single"/>
    </w:rPr>
  </w:style>
  <w:style w:type="character" w:styleId="UnresolvedMention">
    <w:name w:val="Unresolved Mention"/>
    <w:basedOn w:val="DefaultParagraphFont"/>
    <w:uiPriority w:val="99"/>
    <w:semiHidden/>
    <w:unhideWhenUsed/>
    <w:rsid w:val="00E34842"/>
    <w:rPr>
      <w:color w:val="605E5C"/>
      <w:shd w:val="clear" w:color="auto" w:fill="E1DFDD"/>
    </w:rPr>
  </w:style>
  <w:style w:type="paragraph" w:styleId="Revision">
    <w:name w:val="Revision"/>
    <w:hidden/>
    <w:uiPriority w:val="99"/>
    <w:semiHidden/>
    <w:rsid w:val="00777B5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essoar.org/doi/abs/10.1002/essoar.10510888.1" TargetMode="External"/><Relationship Id="rId2" Type="http://schemas.openxmlformats.org/officeDocument/2006/relationships/hyperlink" Target="https://agupubs.onlinelibrary.wiley.com/doi/full/10.1029/2019WR025502" TargetMode="External"/><Relationship Id="rId1" Type="http://schemas.openxmlformats.org/officeDocument/2006/relationships/hyperlink" Target="https://www.sciencedirect.com/science/article/pii/S1364815220303078" TargetMode="External"/><Relationship Id="rId4" Type="http://schemas.openxmlformats.org/officeDocument/2006/relationships/hyperlink" Target="https://agupubs.onlinelibrary.wiley.com/doi/full/10.1029/2021WR03043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1.png"/><Relationship Id="rId18" Type="http://schemas.openxmlformats.org/officeDocument/2006/relationships/image" Target="media/image70.png"/><Relationship Id="rId26" Type="http://schemas.openxmlformats.org/officeDocument/2006/relationships/image" Target="media/image11.png"/><Relationship Id="rId39" Type="http://schemas.openxmlformats.org/officeDocument/2006/relationships/image" Target="media/image240.png"/><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210.png"/><Relationship Id="rId50"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220.png"/><Relationship Id="rId8" Type="http://schemas.microsoft.com/office/2016/09/relationships/commentsIds" Target="commentsId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30.png"/><Relationship Id="rId46" Type="http://schemas.openxmlformats.org/officeDocument/2006/relationships/image" Target="media/image25.png"/><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7A9FC-F591-4EE9-9E59-07332C964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15</Pages>
  <Words>7258</Words>
  <Characters>41376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56</cp:revision>
  <cp:lastPrinted>2021-12-02T06:28:00Z</cp:lastPrinted>
  <dcterms:created xsi:type="dcterms:W3CDTF">2021-11-24T00:54:00Z</dcterms:created>
  <dcterms:modified xsi:type="dcterms:W3CDTF">2022-06-29T00:50:00Z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9ec0f8d4-8f22-3fd7-a16e-b0db3478e9d4</vt:lpwstr>
  </property>
  <property fmtid="{D5CDD505-2E9C-101B-9397-08002B2CF9AE}" pid="24" name="Mendeley Citation Style_1">
    <vt:lpwstr>http://www.zotero.org/styles/apa</vt:lpwstr>
  </property>
</Properties>
</file>